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771765F5" w:rsidR="00E32AEA" w:rsidRPr="005B2974" w:rsidRDefault="00E32AEA" w:rsidP="008950EC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Table 1. </w:t>
      </w:r>
      <w:r w:rsidR="00DC72BD" w:rsidRPr="005B2974">
        <w:rPr>
          <w:rFonts w:ascii="Arial" w:hAnsi="Arial" w:cs="Arial"/>
          <w:b/>
          <w:sz w:val="22"/>
          <w:szCs w:val="22"/>
          <w:lang w:val="en-GB"/>
        </w:rPr>
        <w:t>Baseline patient and tumo</w:t>
      </w:r>
      <w:r w:rsidR="00516AF3" w:rsidRPr="005B2974">
        <w:rPr>
          <w:rFonts w:ascii="Arial" w:hAnsi="Arial" w:cs="Arial"/>
          <w:b/>
          <w:sz w:val="22"/>
          <w:szCs w:val="22"/>
          <w:lang w:val="en-GB"/>
        </w:rPr>
        <w:t>u</w:t>
      </w:r>
      <w:r w:rsidR="00B8087A" w:rsidRPr="005B2974">
        <w:rPr>
          <w:rFonts w:ascii="Arial" w:hAnsi="Arial" w:cs="Arial"/>
          <w:b/>
          <w:sz w:val="22"/>
          <w:szCs w:val="22"/>
          <w:lang w:val="en-GB"/>
        </w:rPr>
        <w:t xml:space="preserve">r characteristics by </w:t>
      </w:r>
      <w:r w:rsidR="00A33327" w:rsidRPr="005B2974">
        <w:rPr>
          <w:rFonts w:ascii="Arial" w:hAnsi="Arial" w:cs="Arial"/>
          <w:b/>
          <w:sz w:val="22"/>
          <w:szCs w:val="22"/>
          <w:lang w:val="en-GB"/>
        </w:rPr>
        <w:t>centre</w:t>
      </w:r>
      <w:r w:rsidRPr="005B2974">
        <w:rPr>
          <w:rFonts w:ascii="Arial" w:hAnsi="Arial" w:cs="Arial"/>
          <w:b/>
          <w:sz w:val="22"/>
          <w:szCs w:val="22"/>
          <w:lang w:val="en-GB"/>
        </w:rPr>
        <w:t>.</w:t>
      </w:r>
    </w:p>
    <w:tbl>
      <w:tblPr>
        <w:tblStyle w:val="Table"/>
        <w:tblW w:w="5220" w:type="pct"/>
        <w:tblLook w:val="0020" w:firstRow="1" w:lastRow="0" w:firstColumn="0" w:lastColumn="0" w:noHBand="0" w:noVBand="0"/>
      </w:tblPr>
      <w:tblGrid>
        <w:gridCol w:w="3268"/>
        <w:gridCol w:w="2263"/>
        <w:gridCol w:w="2345"/>
        <w:gridCol w:w="2190"/>
        <w:gridCol w:w="2292"/>
        <w:gridCol w:w="2260"/>
      </w:tblGrid>
      <w:tr w:rsidR="00675243" w:rsidRPr="003C4C31" w14:paraId="1F1A31C0" w14:textId="77777777" w:rsidTr="005C0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8" w:type="pct"/>
            <w:tcBorders>
              <w:top w:val="single" w:sz="4" w:space="0" w:color="auto"/>
            </w:tcBorders>
          </w:tcPr>
          <w:p w14:paraId="51CBA672" w14:textId="77777777" w:rsidR="00A32580" w:rsidRPr="003C4C31" w:rsidRDefault="00A32580" w:rsidP="008950EC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774" w:type="pct"/>
            <w:tcBorders>
              <w:top w:val="single" w:sz="4" w:space="0" w:color="auto"/>
            </w:tcBorders>
          </w:tcPr>
          <w:p w14:paraId="0CBD3F34" w14:textId="77777777" w:rsidR="00A32580" w:rsidRPr="003C4C31" w:rsidRDefault="00A3258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Total (N=4071)</w:t>
            </w:r>
          </w:p>
        </w:tc>
        <w:tc>
          <w:tcPr>
            <w:tcW w:w="802" w:type="pct"/>
            <w:tcBorders>
              <w:top w:val="single" w:sz="4" w:space="0" w:color="auto"/>
            </w:tcBorders>
          </w:tcPr>
          <w:p w14:paraId="3FB0F703" w14:textId="5EAF45CD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A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(N=983)</w:t>
            </w:r>
          </w:p>
        </w:tc>
        <w:tc>
          <w:tcPr>
            <w:tcW w:w="749" w:type="pct"/>
            <w:tcBorders>
              <w:top w:val="single" w:sz="4" w:space="0" w:color="auto"/>
            </w:tcBorders>
          </w:tcPr>
          <w:p w14:paraId="38486311" w14:textId="29CB75CB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B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(N=1343)</w:t>
            </w:r>
          </w:p>
        </w:tc>
        <w:tc>
          <w:tcPr>
            <w:tcW w:w="784" w:type="pct"/>
            <w:tcBorders>
              <w:top w:val="single" w:sz="4" w:space="0" w:color="auto"/>
            </w:tcBorders>
          </w:tcPr>
          <w:p w14:paraId="4C31CABF" w14:textId="1272C62F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C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(N=566)</w:t>
            </w:r>
          </w:p>
        </w:tc>
        <w:tc>
          <w:tcPr>
            <w:tcW w:w="773" w:type="pct"/>
            <w:tcBorders>
              <w:top w:val="single" w:sz="4" w:space="0" w:color="auto"/>
            </w:tcBorders>
          </w:tcPr>
          <w:p w14:paraId="4C0D5B24" w14:textId="6E79DA12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D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(N=1179)</w:t>
            </w:r>
          </w:p>
        </w:tc>
      </w:tr>
      <w:tr w:rsidR="003C4C31" w:rsidRPr="003C4C31" w14:paraId="68E077F2" w14:textId="77777777" w:rsidTr="005C066E">
        <w:tc>
          <w:tcPr>
            <w:tcW w:w="1118" w:type="pct"/>
          </w:tcPr>
          <w:p w14:paraId="4AF3579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774" w:type="pct"/>
          </w:tcPr>
          <w:p w14:paraId="7474D2BC" w14:textId="6931590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889 (21.8%)</w:t>
            </w:r>
          </w:p>
        </w:tc>
        <w:tc>
          <w:tcPr>
            <w:tcW w:w="802" w:type="pct"/>
          </w:tcPr>
          <w:p w14:paraId="59A2A6BE" w14:textId="1E7273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236 (24.0%)</w:t>
            </w:r>
          </w:p>
        </w:tc>
        <w:tc>
          <w:tcPr>
            <w:tcW w:w="749" w:type="pct"/>
          </w:tcPr>
          <w:p w14:paraId="72C199D9" w14:textId="15B095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259 (19.3%)</w:t>
            </w:r>
          </w:p>
        </w:tc>
        <w:tc>
          <w:tcPr>
            <w:tcW w:w="784" w:type="pct"/>
          </w:tcPr>
          <w:p w14:paraId="6CA3AE3F" w14:textId="6A28A6A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170 (30.0%)</w:t>
            </w:r>
          </w:p>
        </w:tc>
        <w:tc>
          <w:tcPr>
            <w:tcW w:w="773" w:type="pct"/>
          </w:tcPr>
          <w:p w14:paraId="08380788" w14:textId="3850F81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224 (19.0%)</w:t>
            </w:r>
          </w:p>
        </w:tc>
      </w:tr>
      <w:tr w:rsidR="003C4C31" w:rsidRPr="003C4C31" w14:paraId="0E092809" w14:textId="77777777" w:rsidTr="005C066E">
        <w:tc>
          <w:tcPr>
            <w:tcW w:w="1118" w:type="pct"/>
          </w:tcPr>
          <w:p w14:paraId="066663B2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Males</w:t>
            </w:r>
          </w:p>
        </w:tc>
        <w:tc>
          <w:tcPr>
            <w:tcW w:w="774" w:type="pct"/>
          </w:tcPr>
          <w:p w14:paraId="210B62E8" w14:textId="0DA14D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1996 (49.0%)</w:t>
            </w:r>
          </w:p>
        </w:tc>
        <w:tc>
          <w:tcPr>
            <w:tcW w:w="802" w:type="pct"/>
          </w:tcPr>
          <w:p w14:paraId="6E735ADB" w14:textId="1C7796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497 (50.6%)</w:t>
            </w:r>
          </w:p>
        </w:tc>
        <w:tc>
          <w:tcPr>
            <w:tcW w:w="749" w:type="pct"/>
          </w:tcPr>
          <w:p w14:paraId="001C7CFA" w14:textId="0B402B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753 (56.1%)</w:t>
            </w:r>
          </w:p>
        </w:tc>
        <w:tc>
          <w:tcPr>
            <w:tcW w:w="784" w:type="pct"/>
          </w:tcPr>
          <w:p w14:paraId="3D784935" w14:textId="665233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273 (48.2%)</w:t>
            </w:r>
          </w:p>
        </w:tc>
        <w:tc>
          <w:tcPr>
            <w:tcW w:w="773" w:type="pct"/>
          </w:tcPr>
          <w:p w14:paraId="5FF33F23" w14:textId="239ECBE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473 (40.1%)</w:t>
            </w:r>
          </w:p>
        </w:tc>
      </w:tr>
      <w:tr w:rsidR="003C4C31" w:rsidRPr="003C4C31" w14:paraId="3D72E932" w14:textId="77777777" w:rsidTr="005C066E">
        <w:tc>
          <w:tcPr>
            <w:tcW w:w="1118" w:type="pct"/>
          </w:tcPr>
          <w:p w14:paraId="10518A2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Age</w:t>
            </w:r>
          </w:p>
        </w:tc>
        <w:tc>
          <w:tcPr>
            <w:tcW w:w="774" w:type="pct"/>
          </w:tcPr>
          <w:p w14:paraId="232EE7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08AD99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05F2EB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0F9902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7E90F899" w14:textId="4A9D560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0D211B7" w14:textId="77777777" w:rsidTr="005C066E">
        <w:tc>
          <w:tcPr>
            <w:tcW w:w="1118" w:type="pct"/>
          </w:tcPr>
          <w:p w14:paraId="7C68F3C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Median (Q1, Q3)</w:t>
            </w:r>
          </w:p>
        </w:tc>
        <w:tc>
          <w:tcPr>
            <w:tcW w:w="774" w:type="pct"/>
          </w:tcPr>
          <w:p w14:paraId="615D50F1" w14:textId="6A8C933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66.0)</w:t>
            </w:r>
          </w:p>
        </w:tc>
        <w:tc>
          <w:tcPr>
            <w:tcW w:w="802" w:type="pct"/>
          </w:tcPr>
          <w:p w14:paraId="41CFFCDF" w14:textId="1D4634D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65.0)</w:t>
            </w:r>
          </w:p>
        </w:tc>
        <w:tc>
          <w:tcPr>
            <w:tcW w:w="749" w:type="pct"/>
          </w:tcPr>
          <w:p w14:paraId="480E4B8D" w14:textId="708F3EC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62.0 (48.0, 71.0)</w:t>
            </w:r>
          </w:p>
        </w:tc>
        <w:tc>
          <w:tcPr>
            <w:tcW w:w="784" w:type="pct"/>
          </w:tcPr>
          <w:p w14:paraId="5A274C16" w14:textId="5B3CFD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52.0 (40.0, 62.0)</w:t>
            </w:r>
          </w:p>
        </w:tc>
        <w:tc>
          <w:tcPr>
            <w:tcW w:w="773" w:type="pct"/>
          </w:tcPr>
          <w:p w14:paraId="67753304" w14:textId="4D5A32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51.0 (42.0, 62.0)</w:t>
            </w:r>
          </w:p>
        </w:tc>
      </w:tr>
      <w:tr w:rsidR="003C4C31" w:rsidRPr="003C4C31" w14:paraId="3CD019CD" w14:textId="77777777" w:rsidTr="005C066E">
        <w:tc>
          <w:tcPr>
            <w:tcW w:w="1118" w:type="pct"/>
          </w:tcPr>
          <w:p w14:paraId="55FE6AD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1C561114" w14:textId="657A20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802" w:type="pct"/>
          </w:tcPr>
          <w:p w14:paraId="16280FF9" w14:textId="79E8FEE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15.0 - 89.0</w:t>
            </w:r>
          </w:p>
        </w:tc>
        <w:tc>
          <w:tcPr>
            <w:tcW w:w="749" w:type="pct"/>
          </w:tcPr>
          <w:p w14:paraId="3E24254A" w14:textId="52C1897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784" w:type="pct"/>
          </w:tcPr>
          <w:p w14:paraId="57AF60D5" w14:textId="753A24F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13.0 - 88.0</w:t>
            </w:r>
          </w:p>
        </w:tc>
        <w:tc>
          <w:tcPr>
            <w:tcW w:w="773" w:type="pct"/>
          </w:tcPr>
          <w:p w14:paraId="0BB761F3" w14:textId="1AE83B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15.0 - 83.0</w:t>
            </w:r>
          </w:p>
        </w:tc>
      </w:tr>
      <w:tr w:rsidR="003C4C31" w:rsidRPr="003C4C31" w14:paraId="664199A3" w14:textId="77777777" w:rsidTr="005C066E">
        <w:tc>
          <w:tcPr>
            <w:tcW w:w="1118" w:type="pct"/>
          </w:tcPr>
          <w:p w14:paraId="167A9CD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774" w:type="pct"/>
          </w:tcPr>
          <w:p w14:paraId="78DF0BD6" w14:textId="3986625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1171 (28.8%)</w:t>
            </w:r>
          </w:p>
        </w:tc>
        <w:tc>
          <w:tcPr>
            <w:tcW w:w="802" w:type="pct"/>
          </w:tcPr>
          <w:p w14:paraId="15961AFF" w14:textId="33CA70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265 (27.0%)</w:t>
            </w:r>
          </w:p>
        </w:tc>
        <w:tc>
          <w:tcPr>
            <w:tcW w:w="749" w:type="pct"/>
          </w:tcPr>
          <w:p w14:paraId="727D23D9" w14:textId="1BC2BC3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263 (19.6%)</w:t>
            </w:r>
          </w:p>
        </w:tc>
        <w:tc>
          <w:tcPr>
            <w:tcW w:w="784" w:type="pct"/>
          </w:tcPr>
          <w:p w14:paraId="1265844E" w14:textId="5AF65676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166 (29.3%)</w:t>
            </w:r>
          </w:p>
        </w:tc>
        <w:tc>
          <w:tcPr>
            <w:tcW w:w="773" w:type="pct"/>
          </w:tcPr>
          <w:p w14:paraId="45D52F39" w14:textId="714E144D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477 (40.5%)</w:t>
            </w:r>
          </w:p>
        </w:tc>
      </w:tr>
      <w:tr w:rsidR="003C4C31" w:rsidRPr="003C4C31" w14:paraId="2A8BD4D4" w14:textId="77777777" w:rsidTr="005C066E">
        <w:tc>
          <w:tcPr>
            <w:tcW w:w="1118" w:type="pct"/>
          </w:tcPr>
          <w:p w14:paraId="0A28075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AE7B08" w14:textId="1D1B76A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141 (3.5%)</w:t>
            </w:r>
          </w:p>
        </w:tc>
        <w:tc>
          <w:tcPr>
            <w:tcW w:w="802" w:type="pct"/>
          </w:tcPr>
          <w:p w14:paraId="3D5C93B6" w14:textId="3B9ABA6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 (3.1%)</w:t>
            </w:r>
          </w:p>
        </w:tc>
        <w:tc>
          <w:tcPr>
            <w:tcW w:w="749" w:type="pct"/>
          </w:tcPr>
          <w:p w14:paraId="4196EC03" w14:textId="088244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 (2.3%)</w:t>
            </w:r>
          </w:p>
        </w:tc>
        <w:tc>
          <w:tcPr>
            <w:tcW w:w="784" w:type="pct"/>
          </w:tcPr>
          <w:p w14:paraId="56B9DF2E" w14:textId="7B50441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68 (12.0%)</w:t>
            </w:r>
          </w:p>
        </w:tc>
        <w:tc>
          <w:tcPr>
            <w:tcW w:w="773" w:type="pct"/>
          </w:tcPr>
          <w:p w14:paraId="55E915E4" w14:textId="324C619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 (1.0%)</w:t>
            </w:r>
          </w:p>
        </w:tc>
      </w:tr>
      <w:tr w:rsidR="003C4C31" w:rsidRPr="003C4C31" w14:paraId="290502EA" w14:textId="77777777" w:rsidTr="005C066E">
        <w:tc>
          <w:tcPr>
            <w:tcW w:w="1118" w:type="pct"/>
          </w:tcPr>
          <w:p w14:paraId="51708B5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774" w:type="pct"/>
          </w:tcPr>
          <w:p w14:paraId="659DE5D6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210DF13F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5F82223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5428B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E6736C7" w14:textId="33B3D6C1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38B41F4" w14:textId="77777777" w:rsidTr="005C066E">
        <w:tc>
          <w:tcPr>
            <w:tcW w:w="1118" w:type="pct"/>
          </w:tcPr>
          <w:p w14:paraId="404DA4F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Arm</w:t>
            </w:r>
          </w:p>
        </w:tc>
        <w:tc>
          <w:tcPr>
            <w:tcW w:w="774" w:type="pct"/>
          </w:tcPr>
          <w:p w14:paraId="7DBFAA3E" w14:textId="25B3AF8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615 (15.1%)</w:t>
            </w:r>
          </w:p>
        </w:tc>
        <w:tc>
          <w:tcPr>
            <w:tcW w:w="802" w:type="pct"/>
          </w:tcPr>
          <w:p w14:paraId="4C1A6EE7" w14:textId="4AD8A1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128 (13.0%)</w:t>
            </w:r>
          </w:p>
        </w:tc>
        <w:tc>
          <w:tcPr>
            <w:tcW w:w="749" w:type="pct"/>
          </w:tcPr>
          <w:p w14:paraId="51EE9C51" w14:textId="764BB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217 (16.2%)</w:t>
            </w:r>
          </w:p>
        </w:tc>
        <w:tc>
          <w:tcPr>
            <w:tcW w:w="784" w:type="pct"/>
          </w:tcPr>
          <w:p w14:paraId="1079D4BD" w14:textId="010254F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(15.2%)</w:t>
            </w:r>
          </w:p>
        </w:tc>
        <w:tc>
          <w:tcPr>
            <w:tcW w:w="773" w:type="pct"/>
          </w:tcPr>
          <w:p w14:paraId="49EFC177" w14:textId="7615D00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184 (15.6%)</w:t>
            </w:r>
          </w:p>
        </w:tc>
      </w:tr>
      <w:tr w:rsidR="003C4C31" w:rsidRPr="003C4C31" w14:paraId="21761288" w14:textId="77777777" w:rsidTr="005C066E">
        <w:tc>
          <w:tcPr>
            <w:tcW w:w="1118" w:type="pct"/>
          </w:tcPr>
          <w:p w14:paraId="606DDB6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Leg</w:t>
            </w:r>
          </w:p>
        </w:tc>
        <w:tc>
          <w:tcPr>
            <w:tcW w:w="774" w:type="pct"/>
          </w:tcPr>
          <w:p w14:paraId="71879765" w14:textId="259CF97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1189 (29.2%)</w:t>
            </w:r>
          </w:p>
        </w:tc>
        <w:tc>
          <w:tcPr>
            <w:tcW w:w="802" w:type="pct"/>
          </w:tcPr>
          <w:p w14:paraId="5BC0CBE4" w14:textId="57607AD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277 (28.2%)</w:t>
            </w:r>
          </w:p>
        </w:tc>
        <w:tc>
          <w:tcPr>
            <w:tcW w:w="749" w:type="pct"/>
          </w:tcPr>
          <w:p w14:paraId="094441DB" w14:textId="75D0E5E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324 (24.1%)</w:t>
            </w:r>
          </w:p>
        </w:tc>
        <w:tc>
          <w:tcPr>
            <w:tcW w:w="784" w:type="pct"/>
          </w:tcPr>
          <w:p w14:paraId="20CBA711" w14:textId="27364CC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218 (38.5%)</w:t>
            </w:r>
          </w:p>
        </w:tc>
        <w:tc>
          <w:tcPr>
            <w:tcW w:w="773" w:type="pct"/>
          </w:tcPr>
          <w:p w14:paraId="1A9F1A18" w14:textId="4CDEAF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370 (31.4%)</w:t>
            </w:r>
          </w:p>
        </w:tc>
      </w:tr>
      <w:tr w:rsidR="003C4C31" w:rsidRPr="003C4C31" w14:paraId="4F2D606B" w14:textId="77777777" w:rsidTr="005C066E">
        <w:tc>
          <w:tcPr>
            <w:tcW w:w="1118" w:type="pct"/>
          </w:tcPr>
          <w:p w14:paraId="49B1B84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Trunk</w:t>
            </w:r>
          </w:p>
        </w:tc>
        <w:tc>
          <w:tcPr>
            <w:tcW w:w="774" w:type="pct"/>
          </w:tcPr>
          <w:p w14:paraId="41F789EF" w14:textId="520A177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1815 (44.6%)</w:t>
            </w:r>
          </w:p>
        </w:tc>
        <w:tc>
          <w:tcPr>
            <w:tcW w:w="802" w:type="pct"/>
          </w:tcPr>
          <w:p w14:paraId="4C6A3946" w14:textId="73B23C9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407 (41.4%)</w:t>
            </w:r>
          </w:p>
        </w:tc>
        <w:tc>
          <w:tcPr>
            <w:tcW w:w="749" w:type="pct"/>
          </w:tcPr>
          <w:p w14:paraId="751A1AC0" w14:textId="58FFABA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654 (48.7%)</w:t>
            </w:r>
          </w:p>
        </w:tc>
        <w:tc>
          <w:tcPr>
            <w:tcW w:w="784" w:type="pct"/>
          </w:tcPr>
          <w:p w14:paraId="663DBA35" w14:textId="79459E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242 (42.8%)</w:t>
            </w:r>
          </w:p>
        </w:tc>
        <w:tc>
          <w:tcPr>
            <w:tcW w:w="773" w:type="pct"/>
          </w:tcPr>
          <w:p w14:paraId="0581254D" w14:textId="0195C4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512 (43.4%)</w:t>
            </w:r>
          </w:p>
        </w:tc>
      </w:tr>
      <w:tr w:rsidR="003C4C31" w:rsidRPr="003C4C31" w14:paraId="766843D0" w14:textId="77777777" w:rsidTr="005C066E">
        <w:tc>
          <w:tcPr>
            <w:tcW w:w="1118" w:type="pct"/>
          </w:tcPr>
          <w:p w14:paraId="1AD8C4A9" w14:textId="0C8AD06D" w:rsidR="003C4C31" w:rsidRPr="003C4C31" w:rsidRDefault="005B785D" w:rsidP="005B785D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   Head/</w:t>
            </w:r>
            <w:r w:rsidR="003C4C31" w:rsidRPr="003C4C31">
              <w:rPr>
                <w:rFonts w:ascii="Arial" w:hAnsi="Arial" w:cs="Arial"/>
                <w:sz w:val="22"/>
                <w:szCs w:val="22"/>
                <w:lang w:val="en-GB"/>
              </w:rPr>
              <w:t>neck</w:t>
            </w:r>
          </w:p>
        </w:tc>
        <w:tc>
          <w:tcPr>
            <w:tcW w:w="774" w:type="pct"/>
          </w:tcPr>
          <w:p w14:paraId="08FD4E6E" w14:textId="04B139A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314 (7.7%)</w:t>
            </w:r>
          </w:p>
        </w:tc>
        <w:tc>
          <w:tcPr>
            <w:tcW w:w="802" w:type="pct"/>
          </w:tcPr>
          <w:p w14:paraId="5C873E45" w14:textId="4CBB3CF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(14.0%)</w:t>
            </w:r>
          </w:p>
        </w:tc>
        <w:tc>
          <w:tcPr>
            <w:tcW w:w="749" w:type="pct"/>
          </w:tcPr>
          <w:p w14:paraId="0E495E6E" w14:textId="2BBF00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142 (10.6%)</w:t>
            </w:r>
          </w:p>
        </w:tc>
        <w:tc>
          <w:tcPr>
            <w:tcW w:w="784" w:type="pct"/>
          </w:tcPr>
          <w:p w14:paraId="2B999911" w14:textId="2F5467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 (3.5%)</w:t>
            </w:r>
          </w:p>
        </w:tc>
        <w:tc>
          <w:tcPr>
            <w:tcW w:w="773" w:type="pct"/>
          </w:tcPr>
          <w:p w14:paraId="2FB85F07" w14:textId="3901E9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(1.2%)</w:t>
            </w:r>
          </w:p>
        </w:tc>
      </w:tr>
      <w:tr w:rsidR="003C4C31" w:rsidRPr="003C4C31" w14:paraId="122969A0" w14:textId="77777777" w:rsidTr="005C066E">
        <w:tc>
          <w:tcPr>
            <w:tcW w:w="1118" w:type="pct"/>
          </w:tcPr>
          <w:p w14:paraId="18FE80B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69DCE5D" w14:textId="736BF6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(3.4%)</w:t>
            </w:r>
          </w:p>
        </w:tc>
        <w:tc>
          <w:tcPr>
            <w:tcW w:w="802" w:type="pct"/>
          </w:tcPr>
          <w:p w14:paraId="283E0B17" w14:textId="29BDA4B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 (3.4%)</w:t>
            </w:r>
          </w:p>
        </w:tc>
        <w:tc>
          <w:tcPr>
            <w:tcW w:w="749" w:type="pct"/>
          </w:tcPr>
          <w:p w14:paraId="47CE741A" w14:textId="1E001DE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(0.4%)</w:t>
            </w:r>
          </w:p>
        </w:tc>
        <w:tc>
          <w:tcPr>
            <w:tcW w:w="784" w:type="pct"/>
          </w:tcPr>
          <w:p w14:paraId="7EB41883" w14:textId="6FA31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73" w:type="pct"/>
          </w:tcPr>
          <w:p w14:paraId="5648F57E" w14:textId="00C156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99 (8.4%)</w:t>
            </w:r>
          </w:p>
        </w:tc>
      </w:tr>
      <w:tr w:rsidR="003C4C31" w:rsidRPr="003C4C31" w14:paraId="1C2EBED9" w14:textId="77777777" w:rsidTr="005C066E">
        <w:tc>
          <w:tcPr>
            <w:tcW w:w="1118" w:type="pct"/>
          </w:tcPr>
          <w:p w14:paraId="59C5D54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774" w:type="pct"/>
          </w:tcPr>
          <w:p w14:paraId="1594AAF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719D0E3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73BEFE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2860A3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16F7DB6" w14:textId="5E1D62B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6E0E35F7" w14:textId="77777777" w:rsidTr="005C066E">
        <w:tc>
          <w:tcPr>
            <w:tcW w:w="1118" w:type="pct"/>
          </w:tcPr>
          <w:p w14:paraId="485C56C6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SSM</w:t>
            </w:r>
          </w:p>
        </w:tc>
        <w:tc>
          <w:tcPr>
            <w:tcW w:w="774" w:type="pct"/>
          </w:tcPr>
          <w:p w14:paraId="1979B426" w14:textId="30A29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2164 (53.2%)</w:t>
            </w:r>
          </w:p>
        </w:tc>
        <w:tc>
          <w:tcPr>
            <w:tcW w:w="802" w:type="pct"/>
          </w:tcPr>
          <w:p w14:paraId="1F3E404C" w14:textId="205D2F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598 (60.8%)</w:t>
            </w:r>
          </w:p>
        </w:tc>
        <w:tc>
          <w:tcPr>
            <w:tcW w:w="749" w:type="pct"/>
          </w:tcPr>
          <w:p w14:paraId="549AE548" w14:textId="0002A52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910 (67.8%)</w:t>
            </w:r>
          </w:p>
        </w:tc>
        <w:tc>
          <w:tcPr>
            <w:tcW w:w="784" w:type="pct"/>
          </w:tcPr>
          <w:p w14:paraId="063DB07B" w14:textId="5490A6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285 (50.4%)</w:t>
            </w:r>
          </w:p>
        </w:tc>
        <w:tc>
          <w:tcPr>
            <w:tcW w:w="773" w:type="pct"/>
          </w:tcPr>
          <w:p w14:paraId="555AD931" w14:textId="3946EA5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371 (31.5%)</w:t>
            </w:r>
          </w:p>
        </w:tc>
      </w:tr>
      <w:tr w:rsidR="003C4C31" w:rsidRPr="003C4C31" w14:paraId="3D7FE1B4" w14:textId="77777777" w:rsidTr="005C066E">
        <w:tc>
          <w:tcPr>
            <w:tcW w:w="1118" w:type="pct"/>
          </w:tcPr>
          <w:p w14:paraId="323927F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NM</w:t>
            </w:r>
          </w:p>
        </w:tc>
        <w:tc>
          <w:tcPr>
            <w:tcW w:w="774" w:type="pct"/>
          </w:tcPr>
          <w:p w14:paraId="55BDE88B" w14:textId="41F55E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1226 (30.1%)</w:t>
            </w:r>
          </w:p>
        </w:tc>
        <w:tc>
          <w:tcPr>
            <w:tcW w:w="802" w:type="pct"/>
          </w:tcPr>
          <w:p w14:paraId="47ECA407" w14:textId="35A2E6F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276 (28.1%)</w:t>
            </w:r>
          </w:p>
        </w:tc>
        <w:tc>
          <w:tcPr>
            <w:tcW w:w="749" w:type="pct"/>
          </w:tcPr>
          <w:p w14:paraId="17C60DCD" w14:textId="6D91DB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290 (21.6%)</w:t>
            </w:r>
          </w:p>
        </w:tc>
        <w:tc>
          <w:tcPr>
            <w:tcW w:w="784" w:type="pct"/>
          </w:tcPr>
          <w:p w14:paraId="543DF28B" w14:textId="02D7830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195 (34.5%)</w:t>
            </w:r>
          </w:p>
        </w:tc>
        <w:tc>
          <w:tcPr>
            <w:tcW w:w="773" w:type="pct"/>
          </w:tcPr>
          <w:p w14:paraId="240C2B18" w14:textId="0AF8295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465 (39.4%)</w:t>
            </w:r>
          </w:p>
        </w:tc>
      </w:tr>
      <w:tr w:rsidR="003C4C31" w:rsidRPr="003C4C31" w14:paraId="3803B2DE" w14:textId="77777777" w:rsidTr="005C066E">
        <w:tc>
          <w:tcPr>
            <w:tcW w:w="1118" w:type="pct"/>
          </w:tcPr>
          <w:p w14:paraId="6E027CF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ALM</w:t>
            </w:r>
          </w:p>
        </w:tc>
        <w:tc>
          <w:tcPr>
            <w:tcW w:w="774" w:type="pct"/>
          </w:tcPr>
          <w:p w14:paraId="70815158" w14:textId="273471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126 (3.1%)</w:t>
            </w:r>
          </w:p>
        </w:tc>
        <w:tc>
          <w:tcPr>
            <w:tcW w:w="802" w:type="pct"/>
          </w:tcPr>
          <w:p w14:paraId="0AB6A18F" w14:textId="1E6C16C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 (3.0%)</w:t>
            </w:r>
          </w:p>
        </w:tc>
        <w:tc>
          <w:tcPr>
            <w:tcW w:w="749" w:type="pct"/>
          </w:tcPr>
          <w:p w14:paraId="105D9D27" w14:textId="3ADE76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54 (4.0%)</w:t>
            </w:r>
          </w:p>
        </w:tc>
        <w:tc>
          <w:tcPr>
            <w:tcW w:w="784" w:type="pct"/>
          </w:tcPr>
          <w:p w14:paraId="64011237" w14:textId="39E20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 (2.8%)</w:t>
            </w:r>
          </w:p>
        </w:tc>
        <w:tc>
          <w:tcPr>
            <w:tcW w:w="773" w:type="pct"/>
          </w:tcPr>
          <w:p w14:paraId="7262A427" w14:textId="36CD16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(2.3%)</w:t>
            </w:r>
          </w:p>
        </w:tc>
      </w:tr>
      <w:tr w:rsidR="003C4C31" w:rsidRPr="003C4C31" w14:paraId="20B3D243" w14:textId="77777777" w:rsidTr="005C066E">
        <w:tc>
          <w:tcPr>
            <w:tcW w:w="1118" w:type="pct"/>
          </w:tcPr>
          <w:p w14:paraId="5025770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Other</w:t>
            </w:r>
          </w:p>
        </w:tc>
        <w:tc>
          <w:tcPr>
            <w:tcW w:w="774" w:type="pct"/>
          </w:tcPr>
          <w:p w14:paraId="4854882F" w14:textId="43D708B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202 (5.0%)</w:t>
            </w:r>
          </w:p>
        </w:tc>
        <w:tc>
          <w:tcPr>
            <w:tcW w:w="802" w:type="pct"/>
          </w:tcPr>
          <w:p w14:paraId="551C07EA" w14:textId="5F600F4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53 (5.4%)</w:t>
            </w:r>
          </w:p>
        </w:tc>
        <w:tc>
          <w:tcPr>
            <w:tcW w:w="749" w:type="pct"/>
          </w:tcPr>
          <w:p w14:paraId="10059ED0" w14:textId="1FA6498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 (3.4%)</w:t>
            </w:r>
          </w:p>
        </w:tc>
        <w:tc>
          <w:tcPr>
            <w:tcW w:w="784" w:type="pct"/>
          </w:tcPr>
          <w:p w14:paraId="3C516D75" w14:textId="071D7B4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(2.5%)</w:t>
            </w:r>
          </w:p>
        </w:tc>
        <w:tc>
          <w:tcPr>
            <w:tcW w:w="773" w:type="pct"/>
          </w:tcPr>
          <w:p w14:paraId="42AA48C9" w14:textId="7E7AA97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89 (7.5%)</w:t>
            </w:r>
          </w:p>
        </w:tc>
      </w:tr>
      <w:tr w:rsidR="003C4C31" w:rsidRPr="003C4C31" w14:paraId="4E1BEA54" w14:textId="77777777" w:rsidTr="005C066E">
        <w:tc>
          <w:tcPr>
            <w:tcW w:w="1118" w:type="pct"/>
          </w:tcPr>
          <w:p w14:paraId="2D960EE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0C7C24F" w14:textId="61D35F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353 (8.7%)</w:t>
            </w:r>
          </w:p>
        </w:tc>
        <w:tc>
          <w:tcPr>
            <w:tcW w:w="802" w:type="pct"/>
          </w:tcPr>
          <w:p w14:paraId="54C2FFE9" w14:textId="7B0070A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(2.7%)</w:t>
            </w:r>
          </w:p>
        </w:tc>
        <w:tc>
          <w:tcPr>
            <w:tcW w:w="749" w:type="pct"/>
          </w:tcPr>
          <w:p w14:paraId="66CB6DF1" w14:textId="0C8C840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(3.2%)</w:t>
            </w:r>
          </w:p>
        </w:tc>
        <w:tc>
          <w:tcPr>
            <w:tcW w:w="784" w:type="pct"/>
          </w:tcPr>
          <w:p w14:paraId="4522849D" w14:textId="7B7C62F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56 (9.9%)</w:t>
            </w:r>
          </w:p>
        </w:tc>
        <w:tc>
          <w:tcPr>
            <w:tcW w:w="773" w:type="pct"/>
          </w:tcPr>
          <w:p w14:paraId="2545B362" w14:textId="6ABAD58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227 (19.3%)</w:t>
            </w:r>
          </w:p>
        </w:tc>
      </w:tr>
      <w:tr w:rsidR="003C4C31" w:rsidRPr="003C4C31" w14:paraId="5C133785" w14:textId="77777777" w:rsidTr="005C066E">
        <w:tc>
          <w:tcPr>
            <w:tcW w:w="1118" w:type="pct"/>
          </w:tcPr>
          <w:p w14:paraId="1FF97C3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774" w:type="pct"/>
          </w:tcPr>
          <w:p w14:paraId="41204DA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6C3B3A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0FBDEA2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D3007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3CC54B4" w14:textId="584654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7696CEF" w14:textId="77777777" w:rsidTr="005C066E">
        <w:tc>
          <w:tcPr>
            <w:tcW w:w="1118" w:type="pct"/>
          </w:tcPr>
          <w:p w14:paraId="6845CDB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58F1F4F8" w14:textId="54BC97B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(3.3)</w:t>
            </w:r>
          </w:p>
        </w:tc>
        <w:tc>
          <w:tcPr>
            <w:tcW w:w="802" w:type="pct"/>
          </w:tcPr>
          <w:p w14:paraId="48236DFB" w14:textId="488D82B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2.6 (2.0)</w:t>
            </w:r>
          </w:p>
        </w:tc>
        <w:tc>
          <w:tcPr>
            <w:tcW w:w="749" w:type="pct"/>
          </w:tcPr>
          <w:p w14:paraId="6B0177F8" w14:textId="0A6BE0B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2.3 (2.5)</w:t>
            </w:r>
          </w:p>
        </w:tc>
        <w:tc>
          <w:tcPr>
            <w:tcW w:w="784" w:type="pct"/>
          </w:tcPr>
          <w:p w14:paraId="732F93C5" w14:textId="58A6C5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(2.3)</w:t>
            </w:r>
          </w:p>
        </w:tc>
        <w:tc>
          <w:tcPr>
            <w:tcW w:w="773" w:type="pct"/>
          </w:tcPr>
          <w:p w14:paraId="32645962" w14:textId="022CB6A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3.6 (4.9)</w:t>
            </w:r>
          </w:p>
        </w:tc>
      </w:tr>
      <w:tr w:rsidR="003C4C31" w:rsidRPr="003C4C31" w14:paraId="509BA54A" w14:textId="77777777" w:rsidTr="005C066E">
        <w:tc>
          <w:tcPr>
            <w:tcW w:w="1118" w:type="pct"/>
          </w:tcPr>
          <w:p w14:paraId="4284C5D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AA6D212" w14:textId="1A602D8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  <w:tc>
          <w:tcPr>
            <w:tcW w:w="802" w:type="pct"/>
          </w:tcPr>
          <w:p w14:paraId="1864E735" w14:textId="24B159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0.5 - 22.0</w:t>
            </w:r>
          </w:p>
        </w:tc>
        <w:tc>
          <w:tcPr>
            <w:tcW w:w="749" w:type="pct"/>
          </w:tcPr>
          <w:p w14:paraId="6887542E" w14:textId="0A4254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0.1 - 30.0</w:t>
            </w:r>
          </w:p>
        </w:tc>
        <w:tc>
          <w:tcPr>
            <w:tcW w:w="784" w:type="pct"/>
          </w:tcPr>
          <w:p w14:paraId="04A6C5A1" w14:textId="6862F58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0.3 - 20.0</w:t>
            </w:r>
          </w:p>
        </w:tc>
        <w:tc>
          <w:tcPr>
            <w:tcW w:w="773" w:type="pct"/>
          </w:tcPr>
          <w:p w14:paraId="2AB569D0" w14:textId="21FCE3B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</w:tr>
      <w:tr w:rsidR="003C4C31" w:rsidRPr="003C4C31" w14:paraId="3F7CCBE1" w14:textId="77777777" w:rsidTr="005C066E">
        <w:tc>
          <w:tcPr>
            <w:tcW w:w="1118" w:type="pct"/>
          </w:tcPr>
          <w:p w14:paraId="7E20DA9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4D6F342A" w14:textId="604C2C3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59 (1.4%)</w:t>
            </w:r>
          </w:p>
        </w:tc>
        <w:tc>
          <w:tcPr>
            <w:tcW w:w="802" w:type="pct"/>
          </w:tcPr>
          <w:p w14:paraId="035CCCBC" w14:textId="50C29FC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9 (0.9%)</w:t>
            </w:r>
          </w:p>
        </w:tc>
        <w:tc>
          <w:tcPr>
            <w:tcW w:w="749" w:type="pct"/>
          </w:tcPr>
          <w:p w14:paraId="7B5648D1" w14:textId="4CB9B4B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 (1.2%)</w:t>
            </w:r>
          </w:p>
        </w:tc>
        <w:tc>
          <w:tcPr>
            <w:tcW w:w="784" w:type="pct"/>
          </w:tcPr>
          <w:p w14:paraId="2D6381A2" w14:textId="6854BB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6 (1.1%)</w:t>
            </w:r>
          </w:p>
        </w:tc>
        <w:tc>
          <w:tcPr>
            <w:tcW w:w="773" w:type="pct"/>
          </w:tcPr>
          <w:p w14:paraId="38348392" w14:textId="16B6383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28 (2.4%)</w:t>
            </w:r>
          </w:p>
        </w:tc>
      </w:tr>
      <w:tr w:rsidR="003C4C31" w:rsidRPr="003C4C31" w14:paraId="37F818A4" w14:textId="77777777" w:rsidTr="005C066E">
        <w:tc>
          <w:tcPr>
            <w:tcW w:w="1118" w:type="pct"/>
          </w:tcPr>
          <w:p w14:paraId="31A649A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774" w:type="pct"/>
          </w:tcPr>
          <w:p w14:paraId="53659B56" w14:textId="023A1E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374 (9.2%)</w:t>
            </w:r>
          </w:p>
        </w:tc>
        <w:tc>
          <w:tcPr>
            <w:tcW w:w="802" w:type="pct"/>
          </w:tcPr>
          <w:p w14:paraId="659860F6" w14:textId="661100B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223 (22.7%)</w:t>
            </w:r>
          </w:p>
        </w:tc>
        <w:tc>
          <w:tcPr>
            <w:tcW w:w="749" w:type="pct"/>
          </w:tcPr>
          <w:p w14:paraId="67EF9BD6" w14:textId="0A16D1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41 (3.1%)</w:t>
            </w:r>
          </w:p>
        </w:tc>
        <w:tc>
          <w:tcPr>
            <w:tcW w:w="784" w:type="pct"/>
          </w:tcPr>
          <w:p w14:paraId="5288D785" w14:textId="35E5AF3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87 (15.4%)</w:t>
            </w:r>
          </w:p>
        </w:tc>
        <w:tc>
          <w:tcPr>
            <w:tcW w:w="773" w:type="pct"/>
          </w:tcPr>
          <w:p w14:paraId="6E3A3D93" w14:textId="085E853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 (2.0%)</w:t>
            </w:r>
          </w:p>
        </w:tc>
      </w:tr>
      <w:tr w:rsidR="003C4C31" w:rsidRPr="00460AAF" w14:paraId="64F3B44A" w14:textId="77777777" w:rsidTr="005C066E">
        <w:tc>
          <w:tcPr>
            <w:tcW w:w="1118" w:type="pct"/>
          </w:tcPr>
          <w:p w14:paraId="43D6105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negative SN</w:t>
            </w:r>
          </w:p>
        </w:tc>
        <w:tc>
          <w:tcPr>
            <w:tcW w:w="774" w:type="pct"/>
          </w:tcPr>
          <w:p w14:paraId="063E8FE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42A908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330485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1869F5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4F8A815D" w14:textId="66C0E7B9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30920D57" w14:textId="77777777" w:rsidTr="005C066E">
        <w:tc>
          <w:tcPr>
            <w:tcW w:w="1118" w:type="pct"/>
          </w:tcPr>
          <w:p w14:paraId="745874C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00855788" w14:textId="21A8AE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1.7 (1.4)</w:t>
            </w:r>
          </w:p>
        </w:tc>
        <w:tc>
          <w:tcPr>
            <w:tcW w:w="802" w:type="pct"/>
          </w:tcPr>
          <w:p w14:paraId="0EDFF8E4" w14:textId="4276E18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2.2 (1.6)</w:t>
            </w:r>
          </w:p>
        </w:tc>
        <w:tc>
          <w:tcPr>
            <w:tcW w:w="749" w:type="pct"/>
          </w:tcPr>
          <w:p w14:paraId="222E41BE" w14:textId="3B74AB7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(1.3)</w:t>
            </w:r>
          </w:p>
        </w:tc>
        <w:tc>
          <w:tcPr>
            <w:tcW w:w="784" w:type="pct"/>
          </w:tcPr>
          <w:p w14:paraId="6C9007BF" w14:textId="052056A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(1.4)</w:t>
            </w:r>
          </w:p>
        </w:tc>
        <w:tc>
          <w:tcPr>
            <w:tcW w:w="773" w:type="pct"/>
          </w:tcPr>
          <w:p w14:paraId="639CD9F2" w14:textId="11472D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(1.0)</w:t>
            </w:r>
          </w:p>
        </w:tc>
      </w:tr>
      <w:tr w:rsidR="003C4C31" w:rsidRPr="003C4C31" w14:paraId="5D875F2A" w14:textId="77777777" w:rsidTr="005C066E">
        <w:tc>
          <w:tcPr>
            <w:tcW w:w="1118" w:type="pct"/>
          </w:tcPr>
          <w:p w14:paraId="6E167FAB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02CC4BF" w14:textId="45B2384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802" w:type="pct"/>
          </w:tcPr>
          <w:p w14:paraId="0357B9BB" w14:textId="28DFCB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49" w:type="pct"/>
          </w:tcPr>
          <w:p w14:paraId="7E5ACBC7" w14:textId="57699A9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0.0 - 13.0</w:t>
            </w:r>
          </w:p>
        </w:tc>
        <w:tc>
          <w:tcPr>
            <w:tcW w:w="784" w:type="pct"/>
          </w:tcPr>
          <w:p w14:paraId="72507246" w14:textId="1DC77C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0.0 - 10.0</w:t>
            </w:r>
          </w:p>
        </w:tc>
        <w:tc>
          <w:tcPr>
            <w:tcW w:w="773" w:type="pct"/>
          </w:tcPr>
          <w:p w14:paraId="7C488BB9" w14:textId="0DBFB1C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0.0 - 9.0</w:t>
            </w:r>
          </w:p>
        </w:tc>
      </w:tr>
      <w:tr w:rsidR="003C4C31" w:rsidRPr="003C4C31" w14:paraId="447B30DF" w14:textId="77777777" w:rsidTr="005C066E">
        <w:tc>
          <w:tcPr>
            <w:tcW w:w="1118" w:type="pct"/>
          </w:tcPr>
          <w:p w14:paraId="2D5ABE8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0D4B1217" w14:textId="43F9251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162 (4.0%)</w:t>
            </w:r>
          </w:p>
        </w:tc>
        <w:tc>
          <w:tcPr>
            <w:tcW w:w="802" w:type="pct"/>
          </w:tcPr>
          <w:p w14:paraId="6FECB724" w14:textId="0E8BF8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1F02B8B8" w14:textId="42E6660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27 (2.0%)</w:t>
            </w:r>
          </w:p>
        </w:tc>
        <w:tc>
          <w:tcPr>
            <w:tcW w:w="784" w:type="pct"/>
          </w:tcPr>
          <w:p w14:paraId="1E2DF60A" w14:textId="2D4C79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(0.2%)</w:t>
            </w:r>
          </w:p>
        </w:tc>
        <w:tc>
          <w:tcPr>
            <w:tcW w:w="773" w:type="pct"/>
          </w:tcPr>
          <w:p w14:paraId="46752570" w14:textId="24225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134 (11.4%)</w:t>
            </w:r>
          </w:p>
        </w:tc>
      </w:tr>
      <w:tr w:rsidR="003C4C31" w:rsidRPr="00460AAF" w14:paraId="3AE893D3" w14:textId="77777777" w:rsidTr="005C066E">
        <w:tc>
          <w:tcPr>
            <w:tcW w:w="1118" w:type="pct"/>
          </w:tcPr>
          <w:p w14:paraId="450EA677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positive SN</w:t>
            </w:r>
          </w:p>
        </w:tc>
        <w:tc>
          <w:tcPr>
            <w:tcW w:w="774" w:type="pct"/>
          </w:tcPr>
          <w:p w14:paraId="5E14F9B2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5A19F9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7B32ECE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35DE8C9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6BB823D3" w14:textId="6444939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87B8056" w14:textId="77777777" w:rsidTr="005C066E">
        <w:tc>
          <w:tcPr>
            <w:tcW w:w="1118" w:type="pct"/>
          </w:tcPr>
          <w:p w14:paraId="077BE1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3692D270" w14:textId="4F62981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802" w:type="pct"/>
          </w:tcPr>
          <w:p w14:paraId="74E3CEEE" w14:textId="4F0668D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749" w:type="pct"/>
          </w:tcPr>
          <w:p w14:paraId="454ABF59" w14:textId="759034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0.2 (0.4)</w:t>
            </w:r>
          </w:p>
        </w:tc>
        <w:tc>
          <w:tcPr>
            <w:tcW w:w="784" w:type="pct"/>
          </w:tcPr>
          <w:p w14:paraId="33CC47D7" w14:textId="79C12E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0.4 (0.7)</w:t>
            </w:r>
          </w:p>
        </w:tc>
        <w:tc>
          <w:tcPr>
            <w:tcW w:w="773" w:type="pct"/>
          </w:tcPr>
          <w:p w14:paraId="5F9B8B01" w14:textId="6900F6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</w:tr>
      <w:tr w:rsidR="003C4C31" w:rsidRPr="003C4C31" w14:paraId="41E63055" w14:textId="77777777" w:rsidTr="005C066E">
        <w:tc>
          <w:tcPr>
            <w:tcW w:w="1118" w:type="pct"/>
          </w:tcPr>
          <w:p w14:paraId="34F7555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0F92767A" w14:textId="137CAAE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  <w:tc>
          <w:tcPr>
            <w:tcW w:w="802" w:type="pct"/>
          </w:tcPr>
          <w:p w14:paraId="5CE32CDA" w14:textId="1AA4F6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49" w:type="pct"/>
          </w:tcPr>
          <w:p w14:paraId="75E4C098" w14:textId="18F08C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0.0 - 2.0</w:t>
            </w:r>
          </w:p>
        </w:tc>
        <w:tc>
          <w:tcPr>
            <w:tcW w:w="784" w:type="pct"/>
          </w:tcPr>
          <w:p w14:paraId="1D9D7BD7" w14:textId="0C9B4E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73" w:type="pct"/>
          </w:tcPr>
          <w:p w14:paraId="63BD8399" w14:textId="3B4DF8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</w:tr>
      <w:tr w:rsidR="003C4C31" w:rsidRPr="003C4C31" w14:paraId="5BCE1507" w14:textId="77777777" w:rsidTr="005C066E">
        <w:tc>
          <w:tcPr>
            <w:tcW w:w="1118" w:type="pct"/>
          </w:tcPr>
          <w:p w14:paraId="36D8F98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E9A947" w14:textId="225AEA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(0.0%)</w:t>
            </w:r>
          </w:p>
        </w:tc>
        <w:tc>
          <w:tcPr>
            <w:tcW w:w="802" w:type="pct"/>
          </w:tcPr>
          <w:p w14:paraId="37291CB1" w14:textId="692E94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5ADAF981" w14:textId="6BA4011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(0.1%)</w:t>
            </w:r>
          </w:p>
        </w:tc>
        <w:tc>
          <w:tcPr>
            <w:tcW w:w="784" w:type="pct"/>
          </w:tcPr>
          <w:p w14:paraId="735D032A" w14:textId="5B1E1B4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73" w:type="pct"/>
          </w:tcPr>
          <w:p w14:paraId="1DA2C1FA" w14:textId="2D0A64D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209F1D65" w14:textId="77777777" w:rsidTr="005C066E">
        <w:tc>
          <w:tcPr>
            <w:tcW w:w="1118" w:type="pct"/>
          </w:tcPr>
          <w:p w14:paraId="0C09A00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774" w:type="pct"/>
          </w:tcPr>
          <w:p w14:paraId="684D41B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B850A6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EFA833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464B2B0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B890C2F" w14:textId="524F465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A5B5F3F" w14:textId="77777777" w:rsidTr="005C066E">
        <w:tc>
          <w:tcPr>
            <w:tcW w:w="1118" w:type="pct"/>
          </w:tcPr>
          <w:p w14:paraId="13377C3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>   Mean (SD)</w:t>
            </w:r>
          </w:p>
        </w:tc>
        <w:tc>
          <w:tcPr>
            <w:tcW w:w="774" w:type="pct"/>
          </w:tcPr>
          <w:p w14:paraId="52A6141D" w14:textId="21EB80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(1.3)</w:t>
            </w:r>
          </w:p>
        </w:tc>
        <w:tc>
          <w:tcPr>
            <w:tcW w:w="802" w:type="pct"/>
          </w:tcPr>
          <w:p w14:paraId="4600C332" w14:textId="5AAF6B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(0.8)</w:t>
            </w:r>
          </w:p>
        </w:tc>
        <w:tc>
          <w:tcPr>
            <w:tcW w:w="749" w:type="pct"/>
          </w:tcPr>
          <w:p w14:paraId="6CB63E1C" w14:textId="2FFF489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1.0 (0.5)</w:t>
            </w:r>
          </w:p>
        </w:tc>
        <w:tc>
          <w:tcPr>
            <w:tcW w:w="784" w:type="pct"/>
          </w:tcPr>
          <w:p w14:paraId="511EDBDE" w14:textId="0762B74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(1.3)</w:t>
            </w:r>
          </w:p>
        </w:tc>
        <w:tc>
          <w:tcPr>
            <w:tcW w:w="773" w:type="pct"/>
          </w:tcPr>
          <w:p w14:paraId="2679B8FA" w14:textId="3DEB1B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1.4 (2.0)</w:t>
            </w:r>
          </w:p>
        </w:tc>
      </w:tr>
      <w:tr w:rsidR="003C4C31" w:rsidRPr="003C4C31" w14:paraId="0BADF56F" w14:textId="77777777" w:rsidTr="005C066E">
        <w:tc>
          <w:tcPr>
            <w:tcW w:w="1118" w:type="pct"/>
          </w:tcPr>
          <w:p w14:paraId="2E61C0F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7358039" w14:textId="2B1B7B3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  <w:tc>
          <w:tcPr>
            <w:tcW w:w="802" w:type="pct"/>
          </w:tcPr>
          <w:p w14:paraId="7C8C4E73" w14:textId="7D8AC1F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49" w:type="pct"/>
          </w:tcPr>
          <w:p w14:paraId="3E704DD7" w14:textId="67A4405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84" w:type="pct"/>
          </w:tcPr>
          <w:p w14:paraId="3190C255" w14:textId="5B4939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73" w:type="pct"/>
          </w:tcPr>
          <w:p w14:paraId="7566F4B0" w14:textId="111596E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</w:tr>
      <w:tr w:rsidR="003C4C31" w:rsidRPr="003C4C31" w14:paraId="70E3D090" w14:textId="77777777" w:rsidTr="005C066E">
        <w:tc>
          <w:tcPr>
            <w:tcW w:w="1118" w:type="pct"/>
          </w:tcPr>
          <w:p w14:paraId="2BAD55F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3C82991" w14:textId="00CAB22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301 (7.4%)</w:t>
            </w:r>
          </w:p>
        </w:tc>
        <w:tc>
          <w:tcPr>
            <w:tcW w:w="802" w:type="pct"/>
          </w:tcPr>
          <w:p w14:paraId="051C2B96" w14:textId="3AD429B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120 (12.2%)</w:t>
            </w:r>
          </w:p>
        </w:tc>
        <w:tc>
          <w:tcPr>
            <w:tcW w:w="749" w:type="pct"/>
          </w:tcPr>
          <w:p w14:paraId="1F0FA360" w14:textId="0C083D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163 (12.1%)</w:t>
            </w:r>
          </w:p>
        </w:tc>
        <w:tc>
          <w:tcPr>
            <w:tcW w:w="784" w:type="pct"/>
          </w:tcPr>
          <w:p w14:paraId="46DF5CEC" w14:textId="03194B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18 (3.2%)</w:t>
            </w:r>
          </w:p>
        </w:tc>
        <w:tc>
          <w:tcPr>
            <w:tcW w:w="773" w:type="pct"/>
          </w:tcPr>
          <w:p w14:paraId="35FB6601" w14:textId="4C3CBF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049F6C50" w14:textId="77777777" w:rsidTr="005C066E">
        <w:tc>
          <w:tcPr>
            <w:tcW w:w="1118" w:type="pct"/>
          </w:tcPr>
          <w:p w14:paraId="6EC52111" w14:textId="32FC2558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 metastasis lymph</w:t>
            </w:r>
          </w:p>
        </w:tc>
        <w:tc>
          <w:tcPr>
            <w:tcW w:w="774" w:type="pct"/>
          </w:tcPr>
          <w:p w14:paraId="1B9273A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11D7CB0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3ECF29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53F0F20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54244195" w14:textId="01FCA27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686ACE6" w14:textId="77777777" w:rsidTr="005C066E">
        <w:tc>
          <w:tcPr>
            <w:tcW w:w="1118" w:type="pct"/>
          </w:tcPr>
          <w:p w14:paraId="730AD8D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Subcap</w:t>
            </w:r>
          </w:p>
        </w:tc>
        <w:tc>
          <w:tcPr>
            <w:tcW w:w="774" w:type="pct"/>
          </w:tcPr>
          <w:p w14:paraId="022D3DD2" w14:textId="1FCC9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3319 (81.5%)</w:t>
            </w:r>
          </w:p>
        </w:tc>
        <w:tc>
          <w:tcPr>
            <w:tcW w:w="802" w:type="pct"/>
          </w:tcPr>
          <w:p w14:paraId="53104E3B" w14:textId="643F93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793 (80.7%)</w:t>
            </w:r>
          </w:p>
        </w:tc>
        <w:tc>
          <w:tcPr>
            <w:tcW w:w="749" w:type="pct"/>
          </w:tcPr>
          <w:p w14:paraId="288A24D8" w14:textId="06C20E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1123 (83.6%)</w:t>
            </w:r>
          </w:p>
        </w:tc>
        <w:tc>
          <w:tcPr>
            <w:tcW w:w="784" w:type="pct"/>
          </w:tcPr>
          <w:p w14:paraId="4497A96F" w14:textId="489BE97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440 (77.7%)</w:t>
            </w:r>
          </w:p>
        </w:tc>
        <w:tc>
          <w:tcPr>
            <w:tcW w:w="773" w:type="pct"/>
          </w:tcPr>
          <w:p w14:paraId="56B43035" w14:textId="73037D3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963 (81.7%)</w:t>
            </w:r>
          </w:p>
        </w:tc>
      </w:tr>
      <w:tr w:rsidR="003C4C31" w:rsidRPr="003C4C31" w14:paraId="6C893BF3" w14:textId="77777777" w:rsidTr="005C066E">
        <w:tc>
          <w:tcPr>
            <w:tcW w:w="1118" w:type="pct"/>
          </w:tcPr>
          <w:p w14:paraId="27A3F51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Combined</w:t>
            </w:r>
          </w:p>
        </w:tc>
        <w:tc>
          <w:tcPr>
            <w:tcW w:w="774" w:type="pct"/>
          </w:tcPr>
          <w:p w14:paraId="57FEE8E5" w14:textId="54327CE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213 (5.2%)</w:t>
            </w:r>
          </w:p>
        </w:tc>
        <w:tc>
          <w:tcPr>
            <w:tcW w:w="802" w:type="pct"/>
          </w:tcPr>
          <w:p w14:paraId="1F6AE58B" w14:textId="5D9A43E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39 (4.0%)</w:t>
            </w:r>
          </w:p>
        </w:tc>
        <w:tc>
          <w:tcPr>
            <w:tcW w:w="749" w:type="pct"/>
          </w:tcPr>
          <w:p w14:paraId="5D5A9BEE" w14:textId="7DA685C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(2.0%)</w:t>
            </w:r>
          </w:p>
        </w:tc>
        <w:tc>
          <w:tcPr>
            <w:tcW w:w="784" w:type="pct"/>
          </w:tcPr>
          <w:p w14:paraId="3DBC68EF" w14:textId="247F6D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(7.6%)</w:t>
            </w:r>
          </w:p>
        </w:tc>
        <w:tc>
          <w:tcPr>
            <w:tcW w:w="773" w:type="pct"/>
          </w:tcPr>
          <w:p w14:paraId="781CD2EC" w14:textId="5FFB9FD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104 (8.8%)</w:t>
            </w:r>
          </w:p>
        </w:tc>
      </w:tr>
      <w:tr w:rsidR="003C4C31" w:rsidRPr="003C4C31" w14:paraId="2AC151B6" w14:textId="77777777" w:rsidTr="005C066E">
        <w:tc>
          <w:tcPr>
            <w:tcW w:w="1118" w:type="pct"/>
          </w:tcPr>
          <w:p w14:paraId="67CDD2F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Parenchymal</w:t>
            </w:r>
          </w:p>
        </w:tc>
        <w:tc>
          <w:tcPr>
            <w:tcW w:w="774" w:type="pct"/>
          </w:tcPr>
          <w:p w14:paraId="5E23009B" w14:textId="11FFEFD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(2.1%)</w:t>
            </w:r>
          </w:p>
        </w:tc>
        <w:tc>
          <w:tcPr>
            <w:tcW w:w="802" w:type="pct"/>
          </w:tcPr>
          <w:p w14:paraId="60E1E035" w14:textId="1946CF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 (0.5%)</w:t>
            </w:r>
          </w:p>
        </w:tc>
        <w:tc>
          <w:tcPr>
            <w:tcW w:w="749" w:type="pct"/>
          </w:tcPr>
          <w:p w14:paraId="148C515D" w14:textId="328631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 (0.8%)</w:t>
            </w:r>
          </w:p>
        </w:tc>
        <w:tc>
          <w:tcPr>
            <w:tcW w:w="784" w:type="pct"/>
          </w:tcPr>
          <w:p w14:paraId="5B9B19E6" w14:textId="682702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 (3.4%)</w:t>
            </w:r>
          </w:p>
        </w:tc>
        <w:tc>
          <w:tcPr>
            <w:tcW w:w="773" w:type="pct"/>
          </w:tcPr>
          <w:p w14:paraId="661A2816" w14:textId="0F486B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 (4.3%)</w:t>
            </w:r>
          </w:p>
        </w:tc>
      </w:tr>
      <w:tr w:rsidR="003C4C31" w:rsidRPr="003C4C31" w14:paraId="5DA90C92" w14:textId="77777777" w:rsidTr="005C066E">
        <w:tc>
          <w:tcPr>
            <w:tcW w:w="1118" w:type="pct"/>
          </w:tcPr>
          <w:p w14:paraId="5568856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Multifocal</w:t>
            </w:r>
          </w:p>
        </w:tc>
        <w:tc>
          <w:tcPr>
            <w:tcW w:w="774" w:type="pct"/>
          </w:tcPr>
          <w:p w14:paraId="25D211BD" w14:textId="426020C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45 (1.1%)</w:t>
            </w:r>
          </w:p>
        </w:tc>
        <w:tc>
          <w:tcPr>
            <w:tcW w:w="802" w:type="pct"/>
          </w:tcPr>
          <w:p w14:paraId="7BAFA6EE" w14:textId="4056B28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(0.6%)</w:t>
            </w:r>
          </w:p>
        </w:tc>
        <w:tc>
          <w:tcPr>
            <w:tcW w:w="749" w:type="pct"/>
          </w:tcPr>
          <w:p w14:paraId="0C2ABFE9" w14:textId="1B5742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(0.7%)</w:t>
            </w:r>
          </w:p>
        </w:tc>
        <w:tc>
          <w:tcPr>
            <w:tcW w:w="784" w:type="pct"/>
          </w:tcPr>
          <w:p w14:paraId="182BFD61" w14:textId="6DF421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 (3.7%)</w:t>
            </w:r>
          </w:p>
        </w:tc>
        <w:tc>
          <w:tcPr>
            <w:tcW w:w="773" w:type="pct"/>
          </w:tcPr>
          <w:p w14:paraId="5F10FD72" w14:textId="6FBF128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(0.8%)</w:t>
            </w:r>
          </w:p>
        </w:tc>
      </w:tr>
      <w:tr w:rsidR="003C4C31" w:rsidRPr="003C4C31" w14:paraId="22E575B9" w14:textId="77777777" w:rsidTr="005C066E">
        <w:tc>
          <w:tcPr>
            <w:tcW w:w="1118" w:type="pct"/>
          </w:tcPr>
          <w:p w14:paraId="39541F4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Extensive</w:t>
            </w:r>
          </w:p>
        </w:tc>
        <w:tc>
          <w:tcPr>
            <w:tcW w:w="774" w:type="pct"/>
          </w:tcPr>
          <w:p w14:paraId="6B4078EC" w14:textId="25F6B1A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105 (2.6%)</w:t>
            </w:r>
          </w:p>
        </w:tc>
        <w:tc>
          <w:tcPr>
            <w:tcW w:w="802" w:type="pct"/>
          </w:tcPr>
          <w:p w14:paraId="5939C6EC" w14:textId="6A26393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(1.8%)</w:t>
            </w:r>
          </w:p>
        </w:tc>
        <w:tc>
          <w:tcPr>
            <w:tcW w:w="749" w:type="pct"/>
          </w:tcPr>
          <w:p w14:paraId="7F878CC7" w14:textId="3A1E10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 (0.7%)</w:t>
            </w:r>
          </w:p>
        </w:tc>
        <w:tc>
          <w:tcPr>
            <w:tcW w:w="784" w:type="pct"/>
          </w:tcPr>
          <w:p w14:paraId="399A88DF" w14:textId="164078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 (4.4%)</w:t>
            </w:r>
          </w:p>
        </w:tc>
        <w:tc>
          <w:tcPr>
            <w:tcW w:w="773" w:type="pct"/>
          </w:tcPr>
          <w:p w14:paraId="0E309C97" w14:textId="5265FEF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 (4.4%)</w:t>
            </w:r>
          </w:p>
        </w:tc>
      </w:tr>
      <w:tr w:rsidR="003C4C31" w:rsidRPr="003C4C31" w14:paraId="25298B60" w14:textId="77777777" w:rsidTr="005C066E">
        <w:tc>
          <w:tcPr>
            <w:tcW w:w="1118" w:type="pct"/>
          </w:tcPr>
          <w:p w14:paraId="57E1FBC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13848BF0" w14:textId="682ED5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303 (7.4%)</w:t>
            </w:r>
          </w:p>
        </w:tc>
        <w:tc>
          <w:tcPr>
            <w:tcW w:w="802" w:type="pct"/>
          </w:tcPr>
          <w:p w14:paraId="12B77173" w14:textId="0A2F3F2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 (12.4%)</w:t>
            </w:r>
          </w:p>
        </w:tc>
        <w:tc>
          <w:tcPr>
            <w:tcW w:w="749" w:type="pct"/>
          </w:tcPr>
          <w:p w14:paraId="168F7E24" w14:textId="2DCA6E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163 (12.1%)</w:t>
            </w:r>
          </w:p>
        </w:tc>
        <w:tc>
          <w:tcPr>
            <w:tcW w:w="784" w:type="pct"/>
          </w:tcPr>
          <w:p w14:paraId="22EAAC32" w14:textId="7B895E6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(3.2%)</w:t>
            </w:r>
          </w:p>
        </w:tc>
        <w:tc>
          <w:tcPr>
            <w:tcW w:w="773" w:type="pct"/>
          </w:tcPr>
          <w:p w14:paraId="19E6ECF1" w14:textId="24BE46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53B182D" w14:textId="77777777" w:rsidTr="005C066E">
        <w:tc>
          <w:tcPr>
            <w:tcW w:w="1118" w:type="pct"/>
          </w:tcPr>
          <w:p w14:paraId="163A8084" w14:textId="05DF2B44" w:rsidR="003C4C31" w:rsidRPr="00DC303C" w:rsidRDefault="00DC303C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Mitosis &gt; 1 mm</w:t>
            </w:r>
            <w:r>
              <w:rPr>
                <w:rFonts w:ascii="Arial" w:hAnsi="Arial" w:cs="Arial"/>
                <w:b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774" w:type="pct"/>
          </w:tcPr>
          <w:p w14:paraId="5D610565" w14:textId="681D11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135 (3.3%)</w:t>
            </w:r>
          </w:p>
        </w:tc>
        <w:tc>
          <w:tcPr>
            <w:tcW w:w="802" w:type="pct"/>
          </w:tcPr>
          <w:p w14:paraId="6E18CB6E" w14:textId="4591A0D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 (5.1%)</w:t>
            </w:r>
          </w:p>
        </w:tc>
        <w:tc>
          <w:tcPr>
            <w:tcW w:w="749" w:type="pct"/>
          </w:tcPr>
          <w:p w14:paraId="48412FB3" w14:textId="432D29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84" w:type="pct"/>
          </w:tcPr>
          <w:p w14:paraId="07CFBFDF" w14:textId="69F0A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85 (15.0%)</w:t>
            </w:r>
          </w:p>
        </w:tc>
        <w:tc>
          <w:tcPr>
            <w:tcW w:w="773" w:type="pct"/>
          </w:tcPr>
          <w:p w14:paraId="48007952" w14:textId="325347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F6E34B9" w14:textId="77777777" w:rsidTr="005C066E">
        <w:tc>
          <w:tcPr>
            <w:tcW w:w="1118" w:type="pct"/>
          </w:tcPr>
          <w:p w14:paraId="2D5FEBAE" w14:textId="00781434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 xml:space="preserve">   Missing</w:t>
            </w:r>
          </w:p>
        </w:tc>
        <w:tc>
          <w:tcPr>
            <w:tcW w:w="774" w:type="pct"/>
          </w:tcPr>
          <w:p w14:paraId="53E14AB3" w14:textId="2FB0EE2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3895 (95.7%)</w:t>
            </w:r>
          </w:p>
        </w:tc>
        <w:tc>
          <w:tcPr>
            <w:tcW w:w="802" w:type="pct"/>
          </w:tcPr>
          <w:p w14:paraId="04FBA2BA" w14:textId="5DECC37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906 (92.2%)</w:t>
            </w:r>
          </w:p>
        </w:tc>
        <w:tc>
          <w:tcPr>
            <w:tcW w:w="749" w:type="pct"/>
          </w:tcPr>
          <w:p w14:paraId="449E6A0D" w14:textId="21F32A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1343 (100.0%)</w:t>
            </w:r>
          </w:p>
        </w:tc>
        <w:tc>
          <w:tcPr>
            <w:tcW w:w="784" w:type="pct"/>
          </w:tcPr>
          <w:p w14:paraId="0C573C35" w14:textId="1342079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467 (82.5%)</w:t>
            </w:r>
          </w:p>
        </w:tc>
        <w:tc>
          <w:tcPr>
            <w:tcW w:w="773" w:type="pct"/>
          </w:tcPr>
          <w:p w14:paraId="09AD7BAC" w14:textId="5A0574C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1179 (100.0%)</w:t>
            </w:r>
          </w:p>
        </w:tc>
      </w:tr>
      <w:tr w:rsidR="003C4C31" w:rsidRPr="003C4C31" w14:paraId="68E32396" w14:textId="77777777" w:rsidTr="005C066E">
        <w:tc>
          <w:tcPr>
            <w:tcW w:w="1118" w:type="pct"/>
          </w:tcPr>
          <w:p w14:paraId="45D4AB4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Recurrence</w:t>
            </w:r>
          </w:p>
        </w:tc>
        <w:tc>
          <w:tcPr>
            <w:tcW w:w="774" w:type="pct"/>
          </w:tcPr>
          <w:p w14:paraId="0ABCA97A" w14:textId="29ED805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862 (21.2%)</w:t>
            </w:r>
          </w:p>
        </w:tc>
        <w:tc>
          <w:tcPr>
            <w:tcW w:w="802" w:type="pct"/>
          </w:tcPr>
          <w:p w14:paraId="5688F3EA" w14:textId="3BE6EF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208 (21.2%)</w:t>
            </w:r>
          </w:p>
        </w:tc>
        <w:tc>
          <w:tcPr>
            <w:tcW w:w="749" w:type="pct"/>
          </w:tcPr>
          <w:p w14:paraId="5F8841C4" w14:textId="224AA64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175 (13.0%)</w:t>
            </w:r>
          </w:p>
        </w:tc>
        <w:tc>
          <w:tcPr>
            <w:tcW w:w="784" w:type="pct"/>
          </w:tcPr>
          <w:p w14:paraId="72A49FBA" w14:textId="633AB5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160 (28.3%)</w:t>
            </w:r>
          </w:p>
        </w:tc>
        <w:tc>
          <w:tcPr>
            <w:tcW w:w="773" w:type="pct"/>
          </w:tcPr>
          <w:p w14:paraId="094FF24C" w14:textId="73E465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319 (27.1%)</w:t>
            </w:r>
          </w:p>
        </w:tc>
      </w:tr>
      <w:tr w:rsidR="003C4C31" w:rsidRPr="003C4C31" w14:paraId="38319E3B" w14:textId="77777777" w:rsidTr="005C066E">
        <w:tc>
          <w:tcPr>
            <w:tcW w:w="1118" w:type="pct"/>
          </w:tcPr>
          <w:p w14:paraId="6CD91AB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Deaths</w:t>
            </w:r>
          </w:p>
        </w:tc>
        <w:tc>
          <w:tcPr>
            <w:tcW w:w="774" w:type="pct"/>
          </w:tcPr>
          <w:p w14:paraId="5FE1D30A" w14:textId="5D27D35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606 (14.9%)</w:t>
            </w:r>
          </w:p>
        </w:tc>
        <w:tc>
          <w:tcPr>
            <w:tcW w:w="802" w:type="pct"/>
          </w:tcPr>
          <w:p w14:paraId="7178CC6D" w14:textId="20713A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127 (12.9%)</w:t>
            </w:r>
          </w:p>
        </w:tc>
        <w:tc>
          <w:tcPr>
            <w:tcW w:w="749" w:type="pct"/>
          </w:tcPr>
          <w:p w14:paraId="7E72F5B2" w14:textId="66567B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148 (11.0%)</w:t>
            </w:r>
          </w:p>
        </w:tc>
        <w:tc>
          <w:tcPr>
            <w:tcW w:w="784" w:type="pct"/>
          </w:tcPr>
          <w:p w14:paraId="35AAAFBB" w14:textId="157263A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115 (20.3%)</w:t>
            </w:r>
          </w:p>
        </w:tc>
        <w:tc>
          <w:tcPr>
            <w:tcW w:w="773" w:type="pct"/>
          </w:tcPr>
          <w:p w14:paraId="1B48A2C8" w14:textId="59720C3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 (18.3%)</w:t>
            </w:r>
          </w:p>
        </w:tc>
      </w:tr>
      <w:tr w:rsidR="003C4C31" w:rsidRPr="003C4C31" w14:paraId="522BB983" w14:textId="77777777" w:rsidTr="00B7178D">
        <w:tc>
          <w:tcPr>
            <w:tcW w:w="1118" w:type="pct"/>
          </w:tcPr>
          <w:p w14:paraId="62901C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Melanoma specific mortality</w:t>
            </w:r>
          </w:p>
        </w:tc>
        <w:tc>
          <w:tcPr>
            <w:tcW w:w="774" w:type="pct"/>
          </w:tcPr>
          <w:p w14:paraId="4DAE6088" w14:textId="0BB202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504 (12.4%)</w:t>
            </w:r>
          </w:p>
        </w:tc>
        <w:tc>
          <w:tcPr>
            <w:tcW w:w="802" w:type="pct"/>
          </w:tcPr>
          <w:p w14:paraId="46731ED9" w14:textId="1DD1C6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98 (10.0%)</w:t>
            </w:r>
          </w:p>
        </w:tc>
        <w:tc>
          <w:tcPr>
            <w:tcW w:w="749" w:type="pct"/>
          </w:tcPr>
          <w:p w14:paraId="3FED8EF9" w14:textId="3BB15A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101 (7.5%)</w:t>
            </w:r>
          </w:p>
        </w:tc>
        <w:tc>
          <w:tcPr>
            <w:tcW w:w="784" w:type="pct"/>
          </w:tcPr>
          <w:p w14:paraId="42313DA5" w14:textId="73BD231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102 (18.0%)</w:t>
            </w:r>
          </w:p>
        </w:tc>
        <w:tc>
          <w:tcPr>
            <w:tcW w:w="773" w:type="pct"/>
          </w:tcPr>
          <w:p w14:paraId="1792BA28" w14:textId="143EFF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203 (17.2%)</w:t>
            </w:r>
          </w:p>
        </w:tc>
      </w:tr>
      <w:tr w:rsidR="003C4C31" w:rsidRPr="003C4C31" w14:paraId="5DAAC7F6" w14:textId="77777777" w:rsidTr="00B7178D">
        <w:tc>
          <w:tcPr>
            <w:tcW w:w="1118" w:type="pct"/>
            <w:tcBorders>
              <w:bottom w:val="single" w:sz="4" w:space="0" w:color="auto"/>
            </w:tcBorders>
          </w:tcPr>
          <w:p w14:paraId="5A7424B3" w14:textId="08FF270E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Follow-up time in years</w:t>
            </w:r>
          </w:p>
        </w:tc>
        <w:tc>
          <w:tcPr>
            <w:tcW w:w="7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B0D459" w14:textId="647F225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4.79 [4.60; 4.94]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ECF34B1" w14:textId="49208ED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4.75 [4.48; 4.98]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256CC0" w14:textId="07D0A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2.73 [2.46; 3.03]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C9E4BB" w14:textId="511DC24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6.33 [6.06; 7.07]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58B1D3" w14:textId="6C2272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6.19 [5.91; 6.73]</w:t>
            </w:r>
          </w:p>
        </w:tc>
      </w:tr>
    </w:tbl>
    <w:p w14:paraId="1A7FC45C" w14:textId="34891130" w:rsidR="009F5C3F" w:rsidRPr="005B2974" w:rsidRDefault="003F7FB1" w:rsidP="008950EC">
      <w:pPr>
        <w:spacing w:after="0" w:line="240" w:lineRule="auto"/>
        <w:rPr>
          <w:rFonts w:ascii="Arial" w:hAnsi="Arial" w:cs="Arial"/>
          <w:lang w:val="en-GB"/>
        </w:rPr>
        <w:sectPr w:rsidR="009F5C3F" w:rsidRPr="005B2974" w:rsidSect="00DE6C9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5B2974">
        <w:rPr>
          <w:rFonts w:ascii="Arial" w:hAnsi="Arial" w:cs="Arial"/>
          <w:lang w:val="en-GB"/>
        </w:rPr>
        <w:t xml:space="preserve">Abbreviations: </w:t>
      </w:r>
      <w:r w:rsidR="00B10CEE" w:rsidRPr="005B2974">
        <w:rPr>
          <w:rFonts w:ascii="Arial" w:hAnsi="Arial" w:cs="Arial"/>
          <w:lang w:val="en-GB"/>
        </w:rPr>
        <w:t xml:space="preserve">Q1, </w:t>
      </w:r>
      <w:r w:rsidRPr="005B2974">
        <w:rPr>
          <w:rFonts w:ascii="Arial" w:hAnsi="Arial" w:cs="Arial"/>
          <w:lang w:val="en-GB"/>
        </w:rPr>
        <w:t>firs</w:t>
      </w:r>
      <w:r w:rsidR="00B10CEE" w:rsidRPr="005B2974">
        <w:rPr>
          <w:rFonts w:ascii="Arial" w:hAnsi="Arial" w:cs="Arial"/>
          <w:lang w:val="en-GB"/>
        </w:rPr>
        <w:t>t quantile (Q1); Q3, third quantile; SD</w:t>
      </w:r>
      <w:r w:rsidRPr="005B2974">
        <w:rPr>
          <w:rFonts w:ascii="Arial" w:hAnsi="Arial" w:cs="Arial"/>
          <w:lang w:val="en-GB"/>
        </w:rPr>
        <w:t xml:space="preserve">, </w:t>
      </w:r>
      <w:r w:rsidR="00B10CEE" w:rsidRPr="005B2974">
        <w:rPr>
          <w:rFonts w:ascii="Arial" w:hAnsi="Arial" w:cs="Arial"/>
          <w:lang w:val="en-GB"/>
        </w:rPr>
        <w:t>standard deviation; SN, sentinel  node, SSM, superficial spreading melanoma; NM, nodular melanoma; ALM, acral lentiginous melanoma.</w:t>
      </w:r>
    </w:p>
    <w:p w14:paraId="329CC714" w14:textId="6B68FDE5" w:rsidR="009F5C3F" w:rsidRPr="005B2974" w:rsidRDefault="009F5C3F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2.</w:t>
      </w:r>
      <w:r w:rsidR="00E459BA" w:rsidRPr="005B2974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5027B5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6A6F8C" w:rsidRPr="005B2974">
        <w:rPr>
          <w:rFonts w:ascii="Arial" w:hAnsi="Arial" w:cs="Arial"/>
          <w:b/>
          <w:sz w:val="22"/>
          <w:szCs w:val="22"/>
          <w:lang w:val="en-GB"/>
        </w:rPr>
        <w:t>ull model predicting 5-year re</w:t>
      </w:r>
      <w:r w:rsidR="003F2EDE" w:rsidRPr="005B2974">
        <w:rPr>
          <w:rFonts w:ascii="Arial" w:hAnsi="Arial" w:cs="Arial"/>
          <w:b/>
          <w:sz w:val="22"/>
          <w:szCs w:val="22"/>
          <w:lang w:val="en-GB"/>
        </w:rPr>
        <w:t>currence</w:t>
      </w:r>
      <w:r w:rsidR="003F2EDE" w:rsidRPr="005B2974">
        <w:rPr>
          <w:rFonts w:ascii="Arial" w:hAnsi="Arial" w:cs="Arial"/>
          <w:sz w:val="22"/>
          <w:szCs w:val="22"/>
          <w:lang w:val="en-GB"/>
        </w:rPr>
        <w:t>. This T</w:t>
      </w:r>
      <w:r w:rsidR="00E459BA" w:rsidRPr="005B2974">
        <w:rPr>
          <w:rFonts w:ascii="Arial" w:hAnsi="Arial" w:cs="Arial"/>
          <w:sz w:val="22"/>
          <w:szCs w:val="22"/>
          <w:lang w:val="en-GB"/>
        </w:rPr>
        <w:t>able displays the h</w:t>
      </w:r>
      <w:r w:rsidR="009B092F" w:rsidRPr="005B2974">
        <w:rPr>
          <w:rFonts w:ascii="Arial" w:hAnsi="Arial" w:cs="Arial"/>
          <w:sz w:val="22"/>
          <w:szCs w:val="22"/>
          <w:lang w:val="en-GB"/>
        </w:rPr>
        <w:t>azard ratios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76EB9" w:rsidRPr="005B2974">
        <w:rPr>
          <w:rFonts w:ascii="Arial" w:hAnsi="Arial" w:cs="Arial"/>
          <w:sz w:val="22"/>
          <w:szCs w:val="22"/>
          <w:lang w:val="en-GB"/>
        </w:rPr>
        <w:t xml:space="preserve">together with the 95 percent confidence intervals 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of the full </w:t>
      </w:r>
      <w:r w:rsidR="009728BA" w:rsidRPr="005B2974">
        <w:rPr>
          <w:rFonts w:ascii="Arial" w:hAnsi="Arial" w:cs="Arial"/>
          <w:sz w:val="22"/>
          <w:szCs w:val="22"/>
          <w:lang w:val="en-GB"/>
        </w:rPr>
        <w:t xml:space="preserve">Cox proportional hazards </w:t>
      </w:r>
      <w:r w:rsidRPr="005B2974">
        <w:rPr>
          <w:rFonts w:ascii="Arial" w:hAnsi="Arial" w:cs="Arial"/>
          <w:sz w:val="22"/>
          <w:szCs w:val="22"/>
          <w:lang w:val="en-GB"/>
        </w:rPr>
        <w:t>model</w:t>
      </w:r>
      <w:r w:rsidR="00AA327D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B092F" w:rsidRPr="005B2974">
        <w:rPr>
          <w:rFonts w:ascii="Arial" w:hAnsi="Arial" w:cs="Arial"/>
          <w:sz w:val="22"/>
          <w:szCs w:val="22"/>
          <w:lang w:val="en-GB"/>
        </w:rPr>
        <w:t xml:space="preserve">predicting </w:t>
      </w:r>
      <w:r w:rsidR="00493625" w:rsidRPr="005B2974">
        <w:rPr>
          <w:rFonts w:ascii="Arial" w:hAnsi="Arial" w:cs="Arial"/>
          <w:sz w:val="22"/>
          <w:szCs w:val="22"/>
          <w:lang w:val="en-GB"/>
        </w:rPr>
        <w:t xml:space="preserve">5-year </w:t>
      </w:r>
      <w:r w:rsidR="00AA327D" w:rsidRPr="005B2974">
        <w:rPr>
          <w:rFonts w:ascii="Arial" w:hAnsi="Arial" w:cs="Arial"/>
          <w:sz w:val="22"/>
          <w:szCs w:val="22"/>
          <w:lang w:val="en-GB"/>
        </w:rPr>
        <w:t>recurrence</w:t>
      </w:r>
      <w:r w:rsidR="006A6F8C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61"/>
        <w:gridCol w:w="645"/>
        <w:gridCol w:w="1317"/>
        <w:gridCol w:w="723"/>
        <w:gridCol w:w="1317"/>
        <w:gridCol w:w="767"/>
        <w:gridCol w:w="645"/>
      </w:tblGrid>
      <w:tr w:rsidR="00271850" w:rsidRPr="005B2974" w14:paraId="22E5FE3E" w14:textId="47D31F29" w:rsidTr="00026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3261" w:type="dxa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438E12F2" w14:textId="77777777" w:rsidR="008443F2" w:rsidRPr="005B2974" w:rsidRDefault="008443F2" w:rsidP="00587CA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A3A479" w14:textId="07870959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Negative</w:t>
            </w:r>
            <w:r w:rsidR="00942A54"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D95A2C" w14:textId="306A35DE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</w:t>
            </w:r>
            <w:r w:rsidR="00942A54"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F5020" w14:textId="02B5700B" w:rsidR="008443F2" w:rsidRPr="005B2974" w:rsidRDefault="005F0528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271850" w:rsidRPr="005B2974" w14:paraId="428DE2A4" w14:textId="28918224" w:rsidTr="00026ADF">
        <w:trPr>
          <w:trHeight w:val="20"/>
        </w:trPr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2F99277A" w14:textId="77777777" w:rsidR="008443F2" w:rsidRPr="005B2974" w:rsidRDefault="008443F2" w:rsidP="00587CA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18C522F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F3986E7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F91DBC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F6C2FC" w14:textId="77777777" w:rsidR="008443F2" w:rsidRPr="005B2974" w:rsidRDefault="008443F2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A329F8" w14:textId="7F5DFBF5" w:rsidR="008443F2" w:rsidRPr="005B2974" w:rsidRDefault="004917B8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13A607D" w14:textId="74138998" w:rsidR="008443F2" w:rsidRPr="005B2974" w:rsidRDefault="0071153F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BF7463" w:rsidRPr="005B2974" w14:paraId="20C3F4F0" w14:textId="67948B33" w:rsidTr="00026ADF">
        <w:trPr>
          <w:trHeight w:val="20"/>
        </w:trPr>
        <w:tc>
          <w:tcPr>
            <w:tcW w:w="3261" w:type="dxa"/>
            <w:tcBorders>
              <w:top w:val="single" w:sz="4" w:space="0" w:color="auto"/>
            </w:tcBorders>
            <w:vAlign w:val="center"/>
          </w:tcPr>
          <w:p w14:paraId="6C575C6C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19B82" w14:textId="6A49AFE8" w:rsidR="00BF7463" w:rsidRPr="005B2974" w:rsidRDefault="00BF7463" w:rsidP="00BF7463">
            <w:pPr>
              <w:spacing w:after="0"/>
              <w:ind w:hanging="509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EB7D10" w14:textId="27EE35F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C6EA8" w14:textId="04EA6050" w:rsidR="00BF7463" w:rsidRPr="00BF7463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  <w:r>
              <w:rPr>
                <w:rFonts w:ascii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5CA2B" w14:textId="3A1C410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[0.17; 8.55]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7FC72" w14:textId="0077133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D2407" w14:textId="049CA8C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22.1</w:t>
            </w:r>
          </w:p>
        </w:tc>
      </w:tr>
      <w:tr w:rsidR="00BF7463" w:rsidRPr="005B2974" w14:paraId="3E7BEEB9" w14:textId="354C0E17" w:rsidTr="00026ADF">
        <w:trPr>
          <w:trHeight w:val="20"/>
        </w:trPr>
        <w:tc>
          <w:tcPr>
            <w:tcW w:w="3261" w:type="dxa"/>
            <w:vAlign w:val="center"/>
          </w:tcPr>
          <w:p w14:paraId="18986645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9818B2" w14:textId="04A2CAD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016E4E" w14:textId="4964269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[1.03; 1.50]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42B25" w14:textId="3FB270F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4DE4E" w14:textId="558A1C1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[0.61; 1.59]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F16FF3" w14:textId="657421F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C55143" w14:textId="1A39D21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2.5</w:t>
            </w:r>
          </w:p>
        </w:tc>
      </w:tr>
      <w:tr w:rsidR="00BF7463" w:rsidRPr="005B2974" w14:paraId="50A70B82" w14:textId="49CB4710" w:rsidTr="00026ADF">
        <w:trPr>
          <w:trHeight w:val="20"/>
        </w:trPr>
        <w:tc>
          <w:tcPr>
            <w:tcW w:w="3261" w:type="dxa"/>
            <w:vAlign w:val="center"/>
          </w:tcPr>
          <w:p w14:paraId="7CE5717F" w14:textId="49D425BC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3FFEDD" w14:textId="345514C6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6ECB8D" w14:textId="195639F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[0.87; 1.59]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DDC3B" w14:textId="11D405D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B4BC6" w14:textId="438B4FE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3.52]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36DDBF" w14:textId="5981294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14D8" w14:textId="02ED1C8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</w:t>
            </w:r>
          </w:p>
        </w:tc>
      </w:tr>
      <w:tr w:rsidR="00BF7463" w:rsidRPr="005B2974" w14:paraId="1D65519E" w14:textId="319668C1" w:rsidTr="00026ADF">
        <w:trPr>
          <w:trHeight w:val="20"/>
        </w:trPr>
        <w:tc>
          <w:tcPr>
            <w:tcW w:w="3261" w:type="dxa"/>
            <w:vAlign w:val="center"/>
          </w:tcPr>
          <w:p w14:paraId="13042FA5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A47900" w14:textId="1650BCD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676D4F" w14:textId="2408CF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[1.43; 2.14]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EEC2A1" w14:textId="3C46683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1BE665" w14:textId="20FAEF8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[0.83; 2.29]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01098" w14:textId="47DFD05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D761F" w14:textId="30E7765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</w:tr>
      <w:tr w:rsidR="00BF7463" w:rsidRPr="005B2974" w14:paraId="3C49967A" w14:textId="3AE98470" w:rsidTr="00026ADF">
        <w:trPr>
          <w:trHeight w:val="20"/>
        </w:trPr>
        <w:tc>
          <w:tcPr>
            <w:tcW w:w="3261" w:type="dxa"/>
            <w:vAlign w:val="center"/>
          </w:tcPr>
          <w:p w14:paraId="0E897DDC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E1C1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59F3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55645D" w14:textId="4060CF0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8E30D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EE5F9" w14:textId="3AB3622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A9C39" w14:textId="0EC8A89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14D887A5" w14:textId="7F9800E2" w:rsidTr="00026ADF">
        <w:trPr>
          <w:trHeight w:val="20"/>
        </w:trPr>
        <w:tc>
          <w:tcPr>
            <w:tcW w:w="3261" w:type="dxa"/>
            <w:vAlign w:val="center"/>
          </w:tcPr>
          <w:p w14:paraId="6E1EA6FA" w14:textId="4A9FBD91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8AACD" w14:textId="509890E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BF852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AF36E" w14:textId="6935528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3E91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57D3E" w14:textId="3B910A7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6D790" w14:textId="464B0C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4DDF3CF5" w14:textId="556873B9" w:rsidTr="00026ADF">
        <w:trPr>
          <w:trHeight w:val="20"/>
        </w:trPr>
        <w:tc>
          <w:tcPr>
            <w:tcW w:w="3261" w:type="dxa"/>
            <w:vAlign w:val="center"/>
          </w:tcPr>
          <w:p w14:paraId="51D86FA6" w14:textId="60D5A84B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021AC" w14:textId="287E039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5ED5A1" w14:textId="2E057C9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[1.02; 1.85]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3A41C" w14:textId="1714134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E1AC9C" w14:textId="763FF2C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[0.46; 2.97]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FAECF4" w14:textId="0E524FF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2C53D4" w14:textId="06D2276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</w:tr>
      <w:tr w:rsidR="00BF7463" w:rsidRPr="005B2974" w14:paraId="611B7847" w14:textId="7698BAC3" w:rsidTr="00026ADF">
        <w:trPr>
          <w:trHeight w:val="20"/>
        </w:trPr>
        <w:tc>
          <w:tcPr>
            <w:tcW w:w="3261" w:type="dxa"/>
            <w:vAlign w:val="center"/>
          </w:tcPr>
          <w:p w14:paraId="08324FE2" w14:textId="51037DE4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F5284" w14:textId="12A51B0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F5192B" w14:textId="1B89E9D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[1.12;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BA08" w14:textId="59E5EDA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8B7C66" w14:textId="35B8941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[0.49; 2.93]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3B94B" w14:textId="19A78AF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1C75F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48417429" w14:textId="628A5D27" w:rsidTr="00026ADF">
        <w:trPr>
          <w:trHeight w:val="20"/>
        </w:trPr>
        <w:tc>
          <w:tcPr>
            <w:tcW w:w="3261" w:type="dxa"/>
            <w:vAlign w:val="center"/>
          </w:tcPr>
          <w:p w14:paraId="75E23207" w14:textId="292B59D6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  </w:t>
            </w: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>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62883" w14:textId="3F4F081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7C1F50" w14:textId="6AF3A3F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[1.59; 3.36]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68ECD8" w14:textId="5ED4501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11E59" w14:textId="6AAFE52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[0.53; 4.95]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10B0" w14:textId="41303E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24929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2D4CC5EC" w14:textId="231944AA" w:rsidTr="00026ADF">
        <w:trPr>
          <w:trHeight w:val="20"/>
        </w:trPr>
        <w:tc>
          <w:tcPr>
            <w:tcW w:w="3261" w:type="dxa"/>
            <w:vAlign w:val="center"/>
          </w:tcPr>
          <w:p w14:paraId="39865337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32D35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C3BE02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7286F2" w14:textId="27F9EB7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C47CA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A3AF1" w14:textId="78F6A72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6BE715" w14:textId="2976DC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3F164429" w14:textId="158CC262" w:rsidTr="00026ADF">
        <w:trPr>
          <w:trHeight w:val="20"/>
        </w:trPr>
        <w:tc>
          <w:tcPr>
            <w:tcW w:w="3261" w:type="dxa"/>
            <w:vAlign w:val="center"/>
          </w:tcPr>
          <w:p w14:paraId="7551CC51" w14:textId="76B00DEA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83A9B" w14:textId="7BD3C87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2A4A4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6B1C57" w14:textId="021F13E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DF29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650476" w14:textId="5825521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09F474" w14:textId="2ACA587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4EA93BF7" w14:textId="1CF3F197" w:rsidTr="00026ADF">
        <w:trPr>
          <w:trHeight w:val="20"/>
        </w:trPr>
        <w:tc>
          <w:tcPr>
            <w:tcW w:w="3261" w:type="dxa"/>
            <w:vAlign w:val="center"/>
          </w:tcPr>
          <w:p w14:paraId="5441AA6A" w14:textId="66449F73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39652" w14:textId="39FE61C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22DA" w14:textId="342A296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[0.96; 1.50]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18CE6" w14:textId="3F22D706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ABD92A" w14:textId="2ABC81D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53F2D" w14:textId="1CCE7D0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87F376" w14:textId="389E966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BF7463" w:rsidRPr="005B2974" w14:paraId="49C64043" w14:textId="5B93EC41" w:rsidTr="00026ADF">
        <w:trPr>
          <w:trHeight w:val="20"/>
        </w:trPr>
        <w:tc>
          <w:tcPr>
            <w:tcW w:w="3261" w:type="dxa"/>
            <w:vAlign w:val="center"/>
          </w:tcPr>
          <w:p w14:paraId="4D6E4E38" w14:textId="05C69F69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BA2DF" w14:textId="7F87F6C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FB0698" w14:textId="535769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[0.94; 2.60]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738D82" w14:textId="58F0955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407042" w14:textId="7AF4ED95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[0.41; 4.87]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08CE36" w14:textId="30B704D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DB532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B709AC1" w14:textId="03133C22" w:rsidTr="00026ADF">
        <w:trPr>
          <w:trHeight w:val="20"/>
        </w:trPr>
        <w:tc>
          <w:tcPr>
            <w:tcW w:w="3261" w:type="dxa"/>
            <w:vAlign w:val="center"/>
          </w:tcPr>
          <w:p w14:paraId="7B62BC21" w14:textId="0D201AE5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84670" w14:textId="6760342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5ED56E" w14:textId="51AFE8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[0.67;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7B85EA" w14:textId="3AD69E2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8939C6" w14:textId="6312304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[0.29; 4.41]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A4A1B" w14:textId="5FCED9D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F69EC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F52C60D" w14:textId="7736C5A9" w:rsidTr="00026ADF">
        <w:trPr>
          <w:trHeight w:val="20"/>
        </w:trPr>
        <w:tc>
          <w:tcPr>
            <w:tcW w:w="3261" w:type="dxa"/>
            <w:vAlign w:val="center"/>
          </w:tcPr>
          <w:p w14:paraId="474273FA" w14:textId="3FF91FD2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68163C" w14:textId="7809D9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ABFC41" w14:textId="74EAB58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[1.87; 2.47]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25CD00" w14:textId="24D3F29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20076" w14:textId="5926D86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[1.08; 2.20]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083FF" w14:textId="0C059C0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49D52A" w14:textId="0AE4F03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9.0</w:t>
            </w:r>
          </w:p>
        </w:tc>
      </w:tr>
      <w:tr w:rsidR="00BF7463" w:rsidRPr="005B2974" w14:paraId="361FD8CA" w14:textId="2A836DF9" w:rsidTr="00026ADF">
        <w:trPr>
          <w:trHeight w:val="20"/>
        </w:trPr>
        <w:tc>
          <w:tcPr>
            <w:tcW w:w="3261" w:type="dxa"/>
            <w:vAlign w:val="center"/>
          </w:tcPr>
          <w:p w14:paraId="58B118A0" w14:textId="777777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A9B40" w14:textId="19885F0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614FB" w14:textId="73012D3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[0.97; 1.81]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415ABB" w14:textId="780DB1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8F82DF" w14:textId="3E8275E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[0.65; 2.92]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7C0D87" w14:textId="46DB641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1EA866" w14:textId="3B5677E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0.0</w:t>
            </w:r>
          </w:p>
        </w:tc>
      </w:tr>
      <w:tr w:rsidR="00BF7463" w:rsidRPr="005B2974" w14:paraId="09EA068A" w14:textId="262F1AB6" w:rsidTr="00026ADF">
        <w:trPr>
          <w:trHeight w:val="20"/>
        </w:trPr>
        <w:tc>
          <w:tcPr>
            <w:tcW w:w="3261" w:type="dxa"/>
            <w:vAlign w:val="center"/>
          </w:tcPr>
          <w:p w14:paraId="34FBE5AC" w14:textId="272FD9D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nodes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A6C423" w14:textId="5F57A07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3E6D8" w14:textId="79B288C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[0.92; 1.03]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BA9E9" w14:textId="12DFE43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17055" w14:textId="26897CA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[0.83; 1.16]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9D3A9A" w14:textId="68826B9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080CB" w14:textId="5B73FE9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0.0</w:t>
            </w:r>
          </w:p>
        </w:tc>
      </w:tr>
      <w:tr w:rsidR="00BF7463" w:rsidRPr="005B2974" w14:paraId="173BEA82" w14:textId="76859ED2" w:rsidTr="00026ADF">
        <w:trPr>
          <w:trHeight w:val="20"/>
        </w:trPr>
        <w:tc>
          <w:tcPr>
            <w:tcW w:w="3261" w:type="dxa"/>
            <w:vAlign w:val="center"/>
          </w:tcPr>
          <w:p w14:paraId="176F48D4" w14:textId="559A673F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49BCBE" w14:textId="5491DB88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746DD9" w14:textId="6B55C5C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1D850" w14:textId="59EB819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4AEFDF" w14:textId="520C8CC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[1.04; 1.31]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AFBDE" w14:textId="58773BB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2ACD1B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340044D1" w14:textId="280B7787" w:rsidTr="00026ADF">
        <w:trPr>
          <w:trHeight w:val="20"/>
        </w:trPr>
        <w:tc>
          <w:tcPr>
            <w:tcW w:w="3261" w:type="dxa"/>
            <w:vAlign w:val="center"/>
          </w:tcPr>
          <w:p w14:paraId="70A031C0" w14:textId="05A6C75F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17940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55D4B6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F7095" w14:textId="5D594CDC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E3E59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15D91" w14:textId="713B594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F52D1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BF7463" w:rsidRPr="005B2974" w14:paraId="78A30297" w14:textId="0AD09EC9" w:rsidTr="00026ADF">
        <w:trPr>
          <w:trHeight w:val="20"/>
        </w:trPr>
        <w:tc>
          <w:tcPr>
            <w:tcW w:w="3261" w:type="dxa"/>
            <w:vAlign w:val="center"/>
          </w:tcPr>
          <w:p w14:paraId="095CE46A" w14:textId="3B6C2FF4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Subcap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B36BDB" w14:textId="5812E6A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EAF8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87CC0" w14:textId="78C97D2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C445A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FE000E" w14:textId="35DCF5F3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8320E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F7463" w:rsidRPr="005B2974" w14:paraId="32E8A46D" w14:textId="3854FCEE" w:rsidTr="00026ADF">
        <w:trPr>
          <w:trHeight w:val="20"/>
        </w:trPr>
        <w:tc>
          <w:tcPr>
            <w:tcW w:w="3261" w:type="dxa"/>
            <w:vAlign w:val="center"/>
          </w:tcPr>
          <w:p w14:paraId="20A741BC" w14:textId="60EC1377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18BE8" w14:textId="1A40B3C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EE6C5D" w14:textId="5DD6F34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C4BE05" w14:textId="36B3E3F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AB1D0" w14:textId="58A431B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[0.94; 2.02]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0C5EDD" w14:textId="2E14751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7818FF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49F4A042" w14:textId="2D63AB08" w:rsidTr="00026ADF">
        <w:trPr>
          <w:trHeight w:val="20"/>
        </w:trPr>
        <w:tc>
          <w:tcPr>
            <w:tcW w:w="3261" w:type="dxa"/>
            <w:vAlign w:val="center"/>
          </w:tcPr>
          <w:p w14:paraId="21F8C6E3" w14:textId="32D1880C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F2AB69" w14:textId="62E7DD10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547771" w14:textId="3F3EAFB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5C7CD" w14:textId="7EFB0D9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672511" w14:textId="5FA7F34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[0.58;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C53A7" w14:textId="2F44686F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A514D1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64BB860B" w14:textId="4F1C77A2" w:rsidTr="00026ADF">
        <w:trPr>
          <w:trHeight w:val="20"/>
        </w:trPr>
        <w:tc>
          <w:tcPr>
            <w:tcW w:w="3261" w:type="dxa"/>
            <w:vAlign w:val="center"/>
          </w:tcPr>
          <w:p w14:paraId="48B4E921" w14:textId="1AF1FE06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607911" w14:textId="713E66C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C9CDF4" w14:textId="7418A9F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73CBFC" w14:textId="38238D1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C6B4D" w14:textId="6B79CB8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[0.55;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48BAC3" w14:textId="0605E69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26564D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26835784" w14:textId="63C97048" w:rsidTr="00026ADF">
        <w:trPr>
          <w:trHeight w:val="20"/>
        </w:trPr>
        <w:tc>
          <w:tcPr>
            <w:tcW w:w="3261" w:type="dxa"/>
            <w:vAlign w:val="center"/>
          </w:tcPr>
          <w:p w14:paraId="0912425F" w14:textId="7711D749" w:rsidR="00BF7463" w:rsidRPr="005B2974" w:rsidRDefault="00BF7463" w:rsidP="00BF746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sz w:val="22"/>
                <w:szCs w:val="22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88D8FB" w14:textId="76B9A909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8D37B" w14:textId="01FA346B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F7C3E" w14:textId="305D0D7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922BF" w14:textId="00BB087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[0.70; 1.89]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DB00A4" w14:textId="795D3C24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E56FB8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7CAF76E8" w14:textId="4278AF76" w:rsidTr="00235E72">
        <w:trPr>
          <w:trHeight w:val="20"/>
        </w:trPr>
        <w:tc>
          <w:tcPr>
            <w:tcW w:w="3261" w:type="dxa"/>
            <w:vAlign w:val="center"/>
          </w:tcPr>
          <w:p w14:paraId="52758DAD" w14:textId="4E91D2CC" w:rsidR="00BF7463" w:rsidRPr="00A525F2" w:rsidRDefault="00BF7463" w:rsidP="00BF746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C908E8" w14:textId="77AA11A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6764B3" w14:textId="2E260DC1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401DE" w14:textId="62DB0AAE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7FD37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8D0083" w14:textId="7EB1982D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0254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BF7463" w:rsidRPr="005B2974" w14:paraId="1ED7276B" w14:textId="59D3AFDF" w:rsidTr="00DA6413">
        <w:trPr>
          <w:trHeight w:val="20"/>
        </w:trPr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14:paraId="05599A6B" w14:textId="56A20C2B" w:rsidR="00BF7463" w:rsidRPr="00A525F2" w:rsidRDefault="00BF7463" w:rsidP="00BF746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 recalibrated MSM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A6ED" w14:textId="1BDDC03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761CACE" w14:textId="4A9F7B1A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AE3293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E90AEC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00C5" w14:textId="5F2A2562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0EE0FE" w14:textId="77777777" w:rsidR="00BF7463" w:rsidRPr="005B2974" w:rsidRDefault="00BF7463" w:rsidP="00BF746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39C0A116" w14:textId="2C6B7C02" w:rsidR="005509E4" w:rsidRPr="00A525F2" w:rsidRDefault="00A525F2" w:rsidP="008950EC">
      <w:pPr>
        <w:spacing w:after="0" w:line="240" w:lineRule="auto"/>
        <w:rPr>
          <w:rFonts w:ascii="Arial" w:hAnsi="Arial" w:cs="Arial"/>
          <w:lang w:val="en-US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 w:rsidR="002D0E7C">
        <w:rPr>
          <w:rFonts w:ascii="Arial" w:hAnsi="Arial" w:cs="Arial"/>
          <w:lang w:val="en-US"/>
        </w:rPr>
        <w:t xml:space="preserve">The hazard ratio of positive sentinel node patients </w:t>
      </w:r>
      <w:r>
        <w:rPr>
          <w:rFonts w:ascii="Arial" w:hAnsi="Arial" w:cs="Arial"/>
          <w:lang w:val="en-US"/>
        </w:rPr>
        <w:t>includes the effect</w:t>
      </w:r>
      <w:r w:rsidR="00E916A7">
        <w:rPr>
          <w:rFonts w:ascii="Arial" w:hAnsi="Arial" w:cs="Arial"/>
          <w:lang w:val="en-US"/>
        </w:rPr>
        <w:t>s</w:t>
      </w:r>
      <w:r w:rsidR="002D0E7C">
        <w:rPr>
          <w:rFonts w:ascii="Arial" w:hAnsi="Arial" w:cs="Arial"/>
          <w:lang w:val="en-US"/>
        </w:rPr>
        <w:t xml:space="preserve">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 w:rsidR="0049217F">
        <w:rPr>
          <w:rFonts w:ascii="Arial" w:hAnsi="Arial" w:cs="Arial"/>
          <w:lang w:val="en-US"/>
        </w:rPr>
        <w:t xml:space="preserve">The </w:t>
      </w:r>
      <w:r w:rsidR="004F1CBF" w:rsidRPr="005B2974">
        <w:rPr>
          <w:rFonts w:ascii="Arial" w:hAnsi="Arial" w:cs="Arial"/>
          <w:lang w:val="en-US"/>
        </w:rPr>
        <w:t>C-</w:t>
      </w:r>
      <w:r w:rsidR="005A7D8D" w:rsidRPr="005B2974">
        <w:rPr>
          <w:rFonts w:ascii="Arial" w:hAnsi="Arial" w:cs="Arial"/>
          <w:lang w:val="en-US"/>
        </w:rPr>
        <w:t>i</w:t>
      </w:r>
      <w:r w:rsidR="004F1CBF" w:rsidRPr="005B2974">
        <w:rPr>
          <w:rFonts w:ascii="Arial" w:hAnsi="Arial" w:cs="Arial"/>
          <w:lang w:val="en-US"/>
        </w:rPr>
        <w:t xml:space="preserve">ndex is corrected for optimism. </w:t>
      </w:r>
      <w:r w:rsidR="0022111A" w:rsidRPr="005B2974">
        <w:rPr>
          <w:rFonts w:ascii="Arial" w:hAnsi="Arial" w:cs="Arial"/>
          <w:lang w:val="en-GB"/>
        </w:rPr>
        <w:t>Abbreviations:</w:t>
      </w:r>
      <w:r w:rsidR="009B1E49" w:rsidRPr="005B2974">
        <w:rPr>
          <w:rFonts w:ascii="Arial" w:hAnsi="Arial" w:cs="Arial"/>
          <w:lang w:val="en-GB"/>
        </w:rPr>
        <w:t xml:space="preserve"> SN, sentinel  node;</w:t>
      </w:r>
      <w:r w:rsidR="0022111A" w:rsidRPr="005B2974">
        <w:rPr>
          <w:rFonts w:ascii="Arial" w:hAnsi="Arial" w:cs="Arial"/>
          <w:lang w:val="en-GB"/>
        </w:rPr>
        <w:t xml:space="preserve"> </w:t>
      </w:r>
      <w:r w:rsidR="008F0A52" w:rsidRPr="005B2974">
        <w:rPr>
          <w:rFonts w:ascii="Arial" w:hAnsi="Arial" w:cs="Arial"/>
          <w:lang w:val="en-GB"/>
        </w:rPr>
        <w:t>HR, hazard ratio; CI,</w:t>
      </w:r>
      <w:r w:rsidR="006C2F0E" w:rsidRPr="005B2974">
        <w:rPr>
          <w:rFonts w:ascii="Arial" w:hAnsi="Arial" w:cs="Arial"/>
          <w:lang w:val="en-GB"/>
        </w:rPr>
        <w:t xml:space="preserve"> </w:t>
      </w:r>
      <w:r w:rsidR="00E35A9B" w:rsidRPr="005B2974">
        <w:rPr>
          <w:rFonts w:ascii="Arial" w:hAnsi="Arial" w:cs="Arial"/>
          <w:lang w:val="en-GB"/>
        </w:rPr>
        <w:t xml:space="preserve">95 percent </w:t>
      </w:r>
      <w:r w:rsidR="0022111A" w:rsidRPr="005B2974">
        <w:rPr>
          <w:rFonts w:ascii="Arial" w:hAnsi="Arial" w:cs="Arial"/>
          <w:lang w:val="en-GB"/>
        </w:rPr>
        <w:t>c</w:t>
      </w:r>
      <w:r w:rsidR="008F0A52" w:rsidRPr="005B2974">
        <w:rPr>
          <w:rFonts w:ascii="Arial" w:hAnsi="Arial" w:cs="Arial"/>
          <w:lang w:val="en-GB"/>
        </w:rPr>
        <w:t>onfidence interval;</w:t>
      </w:r>
      <w:r w:rsidR="005F0528" w:rsidRPr="005B2974">
        <w:rPr>
          <w:rFonts w:ascii="Arial" w:hAnsi="Arial" w:cs="Arial"/>
          <w:lang w:val="en-GB"/>
        </w:rPr>
        <w:t xml:space="preserve"> Importance defined by the</w:t>
      </w:r>
      <w:r w:rsidR="008F0A52" w:rsidRPr="005B2974">
        <w:rPr>
          <w:rFonts w:ascii="Arial" w:eastAsiaTheme="minorEastAsia" w:hAnsi="Arial" w:cs="Arial"/>
          <w:lang w:val="en-GB"/>
        </w:rPr>
        <w:t xml:space="preserve"> </w:t>
      </w:r>
      <w:r w:rsidR="003C3203" w:rsidRPr="005B2974">
        <w:rPr>
          <w:rFonts w:ascii="Arial" w:hAnsi="Arial" w:cs="Arial"/>
          <w:lang w:val="en-GB"/>
        </w:rPr>
        <w:t>chi-square Wald-statistic</w:t>
      </w:r>
      <w:r w:rsidR="008F0A52" w:rsidRPr="005B2974">
        <w:rPr>
          <w:rFonts w:ascii="Arial" w:hAnsi="Arial" w:cs="Arial"/>
          <w:lang w:val="en-GB"/>
        </w:rPr>
        <w:t>;</w:t>
      </w:r>
      <w:r w:rsidR="005F0528" w:rsidRPr="005B2974">
        <w:rPr>
          <w:rFonts w:ascii="Arial" w:hAnsi="Arial" w:cs="Arial"/>
          <w:lang w:val="en-GB"/>
        </w:rPr>
        <w:t xml:space="preserve"> Main the Wald-statistic for the main effect of the coefficient;</w:t>
      </w:r>
      <w:r w:rsidR="008F0A52" w:rsidRPr="005B2974">
        <w:rPr>
          <w:rFonts w:ascii="Arial" w:hAnsi="Arial" w:cs="Arial"/>
          <w:lang w:val="en-GB"/>
        </w:rPr>
        <w:t xml:space="preserve"> </w:t>
      </w:r>
      <w:r w:rsidR="00856F8C" w:rsidRPr="005B2974">
        <w:rPr>
          <w:rFonts w:ascii="Arial" w:hAnsi="Arial" w:cs="Arial"/>
          <w:lang w:val="en-GB"/>
        </w:rPr>
        <w:t xml:space="preserve">Int., </w:t>
      </w:r>
      <w:r w:rsidR="009C1985" w:rsidRPr="005B2974">
        <w:rPr>
          <w:rFonts w:ascii="Arial" w:hAnsi="Arial" w:cs="Arial"/>
          <w:lang w:val="en-GB"/>
        </w:rPr>
        <w:t xml:space="preserve">the </w:t>
      </w:r>
      <w:r w:rsidR="00F34768" w:rsidRPr="005B2974">
        <w:rPr>
          <w:rFonts w:ascii="Arial" w:eastAsiaTheme="minorEastAsia" w:hAnsi="Arial" w:cs="Arial"/>
          <w:lang w:val="en-GB"/>
        </w:rPr>
        <w:t xml:space="preserve">Wald-statistic </w:t>
      </w:r>
      <w:r w:rsidR="009C1985" w:rsidRPr="005B2974">
        <w:rPr>
          <w:rFonts w:ascii="Arial" w:eastAsiaTheme="minorEastAsia" w:hAnsi="Arial" w:cs="Arial"/>
          <w:lang w:val="en-GB"/>
        </w:rPr>
        <w:t xml:space="preserve">for </w:t>
      </w:r>
      <w:r w:rsidR="005F0528" w:rsidRPr="005B2974">
        <w:rPr>
          <w:rFonts w:ascii="Arial" w:eastAsiaTheme="minorEastAsia" w:hAnsi="Arial" w:cs="Arial"/>
          <w:lang w:val="en-GB"/>
        </w:rPr>
        <w:t xml:space="preserve">the </w:t>
      </w:r>
      <w:r w:rsidR="00856F8C" w:rsidRPr="005B2974">
        <w:rPr>
          <w:rFonts w:ascii="Arial" w:hAnsi="Arial" w:cs="Arial"/>
          <w:lang w:val="en-GB"/>
        </w:rPr>
        <w:t xml:space="preserve">interaction </w:t>
      </w:r>
      <w:r w:rsidR="005F0528" w:rsidRPr="005B2974">
        <w:rPr>
          <w:rFonts w:ascii="Arial" w:hAnsi="Arial" w:cs="Arial"/>
          <w:lang w:val="en-GB"/>
        </w:rPr>
        <w:t>term with positive SN status</w:t>
      </w:r>
      <w:r w:rsidR="00856F8C" w:rsidRPr="005B2974">
        <w:rPr>
          <w:rFonts w:ascii="Arial" w:hAnsi="Arial" w:cs="Arial"/>
          <w:lang w:val="en-GB"/>
        </w:rPr>
        <w:t>;</w:t>
      </w:r>
      <w:r w:rsidR="008F0A52" w:rsidRPr="005B2974">
        <w:rPr>
          <w:rFonts w:ascii="Arial" w:hAnsi="Arial" w:cs="Arial"/>
          <w:lang w:val="en-GB"/>
        </w:rPr>
        <w:t xml:space="preserve"> SSM, superficial spreading melanoma; NM, nodular melanoma; ALM, acral lentiginous melanoma</w:t>
      </w:r>
      <w:r w:rsidR="00071784" w:rsidRPr="005B2974">
        <w:rPr>
          <w:rFonts w:ascii="Arial" w:hAnsi="Arial" w:cs="Arial"/>
          <w:lang w:val="en-GB"/>
        </w:rPr>
        <w:t xml:space="preserve">; MSM, melanoma specific </w:t>
      </w:r>
      <w:r w:rsidR="005F0274" w:rsidRPr="005B2974">
        <w:rPr>
          <w:rFonts w:ascii="Arial" w:hAnsi="Arial" w:cs="Arial"/>
          <w:lang w:val="en-GB"/>
        </w:rPr>
        <w:t>mortality</w:t>
      </w:r>
      <w:r w:rsidR="00071784" w:rsidRPr="005B2974">
        <w:rPr>
          <w:rFonts w:ascii="Arial" w:hAnsi="Arial" w:cs="Arial"/>
          <w:lang w:val="en-GB"/>
        </w:rPr>
        <w:t>.</w:t>
      </w:r>
    </w:p>
    <w:p w14:paraId="52AB553E" w14:textId="77777777" w:rsidR="005509E4" w:rsidRPr="005B2974" w:rsidRDefault="005509E4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F09532" w14:textId="3F0C52E6" w:rsidR="005509E4" w:rsidRPr="005B2974" w:rsidRDefault="005509E4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 xml:space="preserve">Table 3. </w:t>
      </w:r>
      <w:r w:rsidR="00672DF7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B341BE" w:rsidRPr="005B2974">
        <w:rPr>
          <w:rFonts w:ascii="Arial" w:hAnsi="Arial" w:cs="Arial"/>
          <w:b/>
          <w:sz w:val="22"/>
          <w:szCs w:val="22"/>
          <w:lang w:val="en-GB"/>
        </w:rPr>
        <w:t>inal</w:t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 model predicting 5-year recurrence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full Cox proportional hazards model predicting 5-year recurrence</w:t>
      </w:r>
      <w:r w:rsidR="009C4FF8" w:rsidRPr="005B2974">
        <w:rPr>
          <w:rFonts w:ascii="Arial" w:hAnsi="Arial" w:cs="Arial"/>
          <w:sz w:val="22"/>
          <w:szCs w:val="22"/>
          <w:lang w:val="en-GB"/>
        </w:rPr>
        <w:t xml:space="preserve">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37"/>
        <w:gridCol w:w="645"/>
        <w:gridCol w:w="1317"/>
        <w:gridCol w:w="645"/>
        <w:gridCol w:w="1317"/>
        <w:gridCol w:w="767"/>
        <w:gridCol w:w="645"/>
      </w:tblGrid>
      <w:tr w:rsidR="00D3124D" w:rsidRPr="005B2974" w14:paraId="1464CCDC" w14:textId="39011221" w:rsidTr="0059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01986E98" w14:textId="77777777" w:rsidR="00D3124D" w:rsidRPr="005B2974" w:rsidRDefault="00D3124D" w:rsidP="00592646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EF27CC3" w14:textId="13812D79" w:rsidR="00D3124D" w:rsidRPr="005B2974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42957ED" w14:textId="62169989" w:rsidR="00D3124D" w:rsidRPr="005B2974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92144F7" w14:textId="11EAB3A5" w:rsidR="00D3124D" w:rsidRPr="005B2974" w:rsidRDefault="00D07CB0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237027" w:rsidRPr="005B2974" w14:paraId="552DA686" w14:textId="0C5FB4CA" w:rsidTr="00592646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13DFE5" w14:textId="77777777" w:rsidR="00D3124D" w:rsidRPr="005B2974" w:rsidRDefault="00D3124D" w:rsidP="00592646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815B6F" w14:textId="77777777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9DAC48" w14:textId="77777777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E722C6" w14:textId="00D4E762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87E426" w14:textId="322175AF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3E73821" w14:textId="738A0D2B" w:rsidR="00D3124D" w:rsidRPr="005B2974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A76301" w14:textId="2CD815FD" w:rsidR="00D3124D" w:rsidRPr="005B2974" w:rsidRDefault="00221BF4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1F1E61" w:rsidRPr="005B2974" w14:paraId="74DF1DDC" w14:textId="068DEAFE" w:rsidTr="00941D52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35A3D0B" w14:textId="77777777" w:rsidR="001F1E61" w:rsidRPr="005B2974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E4AB15" w14:textId="545F336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42789" w14:textId="6343955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ED839E" w14:textId="6706C71C" w:rsidR="001F1E61" w:rsidRPr="001F1E61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78215A" w14:textId="6B97571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[2.34; 3.33]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ED7618" w14:textId="280C20E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CCCA5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7A8A6884" w14:textId="07C39C87" w:rsidTr="00941D52">
        <w:trPr>
          <w:trHeight w:val="20"/>
        </w:trPr>
        <w:tc>
          <w:tcPr>
            <w:tcW w:w="0" w:type="auto"/>
            <w:vAlign w:val="center"/>
          </w:tcPr>
          <w:p w14:paraId="174D48F3" w14:textId="4F4CA930" w:rsidR="001F1E61" w:rsidRPr="009004D5" w:rsidRDefault="001F1E61" w:rsidP="009004D5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F45498" w14:textId="5F2884F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5DF52D" w14:textId="0F3DA85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3B4C2" w14:textId="0C7AA2F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A4A8CA" w14:textId="251CCA8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6F116F" w14:textId="5416415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9E9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573F94BF" w14:textId="40C7EB01" w:rsidTr="00941D52">
        <w:trPr>
          <w:trHeight w:val="20"/>
        </w:trPr>
        <w:tc>
          <w:tcPr>
            <w:tcW w:w="0" w:type="auto"/>
            <w:vAlign w:val="center"/>
          </w:tcPr>
          <w:p w14:paraId="1C7DD94A" w14:textId="77777777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59E03" w14:textId="4230F3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A06C" w14:textId="4E7DBF5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[1.40; 1.91]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62613" w14:textId="416E66A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F2617" w14:textId="324D1040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[1.40; 1.91]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7238D" w14:textId="1AFB5945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F6665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0BBA4D50" w14:textId="28581326" w:rsidTr="00941D52">
        <w:trPr>
          <w:trHeight w:val="20"/>
        </w:trPr>
        <w:tc>
          <w:tcPr>
            <w:tcW w:w="0" w:type="auto"/>
            <w:vAlign w:val="center"/>
          </w:tcPr>
          <w:p w14:paraId="7211339D" w14:textId="77777777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5F3DE" w14:textId="063DB3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9396E" w14:textId="3880CF7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D0A20" w14:textId="080C71B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8C5EB" w14:textId="7098A34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1F051" w14:textId="379C7460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36634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1F1E61" w:rsidRPr="005B2974" w14:paraId="5E55E4E0" w14:textId="0FD4CB16" w:rsidTr="00941D52">
        <w:trPr>
          <w:trHeight w:val="20"/>
        </w:trPr>
        <w:tc>
          <w:tcPr>
            <w:tcW w:w="0" w:type="auto"/>
            <w:vAlign w:val="center"/>
          </w:tcPr>
          <w:p w14:paraId="0534A7D2" w14:textId="1D686273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16C7C7" w14:textId="32512D9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B08BE" w14:textId="47F36E1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8B26A1" w14:textId="62F91CC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86601" w14:textId="379746F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19244" w14:textId="03D28C6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FB792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6F308DFE" w14:textId="4BB25F2A" w:rsidTr="00941D52">
        <w:trPr>
          <w:trHeight w:val="20"/>
        </w:trPr>
        <w:tc>
          <w:tcPr>
            <w:tcW w:w="0" w:type="auto"/>
            <w:vAlign w:val="center"/>
          </w:tcPr>
          <w:p w14:paraId="203A3EEB" w14:textId="064A9DAD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C732B" w14:textId="377BD7A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B227F" w14:textId="5C80FED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72EF1" w14:textId="0C2856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CB0266" w14:textId="7C424C4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[1.01; 1.68]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54CA09" w14:textId="167569C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9A34E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4EA6B8FC" w14:textId="47FAA108" w:rsidTr="00941D52">
        <w:trPr>
          <w:trHeight w:val="20"/>
        </w:trPr>
        <w:tc>
          <w:tcPr>
            <w:tcW w:w="0" w:type="auto"/>
            <w:vAlign w:val="center"/>
          </w:tcPr>
          <w:p w14:paraId="34C43D30" w14:textId="56F0EED2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C3446" w14:textId="2351566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E5977" w14:textId="7146C50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039F" w14:textId="2E9DA19E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B4BF7" w14:textId="79286AC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1.86]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08AAB" w14:textId="13CD3B4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00847F" w14:textId="63D9FF7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676F6101" w14:textId="2FE7FF1D" w:rsidTr="00941D52">
        <w:trPr>
          <w:trHeight w:val="20"/>
        </w:trPr>
        <w:tc>
          <w:tcPr>
            <w:tcW w:w="0" w:type="auto"/>
            <w:vAlign w:val="center"/>
          </w:tcPr>
          <w:p w14:paraId="6D138DA9" w14:textId="445F322B" w:rsidR="001F1E61" w:rsidRPr="009004D5" w:rsidRDefault="001F1E61" w:rsidP="001F1E6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E7EBD" w14:textId="0C48F50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0D354" w14:textId="52DEC26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[1.49; 2.75]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781FF9" w14:textId="118F344C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40D73" w14:textId="564D5E4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[1.49; 2.75]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32460" w14:textId="725C979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2C27D" w14:textId="3DA29DF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47E59128" w14:textId="205C3624" w:rsidTr="00941D52">
        <w:trPr>
          <w:trHeight w:val="20"/>
        </w:trPr>
        <w:tc>
          <w:tcPr>
            <w:tcW w:w="0" w:type="auto"/>
            <w:vAlign w:val="center"/>
          </w:tcPr>
          <w:p w14:paraId="5C228500" w14:textId="60A9066D" w:rsidR="001F1E61" w:rsidRPr="009004D5" w:rsidRDefault="001F1E61" w:rsidP="009004D5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9004D5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553F4C" w14:textId="20BD198A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A0878" w14:textId="642772D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[2.02; 2.56]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D3D6D5" w14:textId="1511DAE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B1CF91" w14:textId="41D4EA1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[1.14; 2.10]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31D78" w14:textId="59C70EA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5B8F4" w14:textId="161FFB3F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16.1</w:t>
            </w:r>
          </w:p>
        </w:tc>
      </w:tr>
      <w:tr w:rsidR="001F1E61" w:rsidRPr="005B2974" w14:paraId="2F42DC86" w14:textId="144CC2DD" w:rsidTr="00941D52">
        <w:trPr>
          <w:trHeight w:val="20"/>
        </w:trPr>
        <w:tc>
          <w:tcPr>
            <w:tcW w:w="0" w:type="auto"/>
            <w:vAlign w:val="center"/>
          </w:tcPr>
          <w:p w14:paraId="16305D5C" w14:textId="730615A6" w:rsidR="001F1E61" w:rsidRPr="00AC2998" w:rsidRDefault="001F1E61" w:rsidP="009004D5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2998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7A4140" w14:textId="06FA6D62" w:rsidR="001F1E61" w:rsidRPr="00AC2998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6223E" w14:textId="3370BC74" w:rsidR="001F1E61" w:rsidRPr="00AC2998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FC973E" w14:textId="7A8A383B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B7269" w14:textId="3A664BC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[1.11; 1.31]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1C95A" w14:textId="015FF56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C667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7395BA1B" w14:textId="06957D62" w:rsidTr="00235E72">
        <w:trPr>
          <w:trHeight w:val="20"/>
        </w:trPr>
        <w:tc>
          <w:tcPr>
            <w:tcW w:w="0" w:type="auto"/>
            <w:vAlign w:val="center"/>
          </w:tcPr>
          <w:p w14:paraId="50435DA8" w14:textId="0D49D115" w:rsidR="001F1E61" w:rsidRPr="00BE45AF" w:rsidRDefault="001F1E61" w:rsidP="001F1E61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E440" w14:textId="65873148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D4C82" w14:textId="0EC00519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CE83A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A3D10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1FDCB9" w14:textId="44CE4783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FF7BB72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1F1E61" w:rsidRPr="005B2974" w14:paraId="2457B2E6" w14:textId="4DDEC9A6" w:rsidTr="000B6922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AC9A523" w14:textId="63E6CC3F" w:rsidR="001F1E61" w:rsidRPr="00BE45AF" w:rsidRDefault="001F1E61" w:rsidP="001F1E61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 recalibrated MSM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4D1123E" w14:textId="6CB71632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3B5CF42" w14:textId="69E93A61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0DCDEAF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A55AE9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934CEA7" w14:textId="10256BCD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EAB8D9" w14:textId="77777777" w:rsidR="001F1E61" w:rsidRPr="005B2974" w:rsidRDefault="001F1E61" w:rsidP="001F1E61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5211911F" w14:textId="283680E1" w:rsidR="005509E4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BA7FF0">
        <w:rPr>
          <w:rFonts w:ascii="Arial" w:hAnsi="Arial" w:cs="Arial"/>
          <w:lang w:val="en-GB"/>
        </w:rPr>
        <w:t xml:space="preserve">The </w:t>
      </w:r>
      <w:r w:rsidR="00BA7FF0" w:rsidRPr="005B2974">
        <w:rPr>
          <w:rFonts w:ascii="Arial" w:hAnsi="Arial" w:cs="Arial"/>
          <w:lang w:val="en-GB"/>
        </w:rPr>
        <w:t>C-index</w:t>
      </w:r>
      <w:r w:rsidR="002E410A" w:rsidRPr="005B2974">
        <w:rPr>
          <w:rFonts w:ascii="Arial" w:hAnsi="Arial" w:cs="Arial"/>
          <w:lang w:val="en-GB"/>
        </w:rPr>
        <w:t xml:space="preserve"> is corrected for optimism. </w:t>
      </w:r>
      <w:r w:rsidR="005509E4" w:rsidRPr="005B2974">
        <w:rPr>
          <w:rFonts w:ascii="Arial" w:hAnsi="Arial" w:cs="Arial"/>
          <w:lang w:val="en-GB"/>
        </w:rPr>
        <w:t xml:space="preserve">Abbreviations: </w:t>
      </w:r>
      <w:r w:rsidR="008E2F6D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8E2F6D" w:rsidRPr="005B2974">
        <w:rPr>
          <w:rFonts w:ascii="Arial" w:eastAsiaTheme="minorEastAsia" w:hAnsi="Arial" w:cs="Arial"/>
          <w:lang w:val="en-GB"/>
        </w:rPr>
        <w:t xml:space="preserve"> </w:t>
      </w:r>
      <w:r w:rsidR="008E2F6D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8E2F6D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8E2F6D" w:rsidRPr="005B2974">
        <w:rPr>
          <w:rFonts w:ascii="Arial" w:hAnsi="Arial" w:cs="Arial"/>
          <w:lang w:val="en-GB"/>
        </w:rPr>
        <w:t>interaction term with positive SN status</w:t>
      </w:r>
      <w:r w:rsidR="00E93547" w:rsidRPr="005B2974">
        <w:rPr>
          <w:rFonts w:ascii="Arial" w:hAnsi="Arial" w:cs="Arial"/>
          <w:lang w:val="en-GB"/>
        </w:rPr>
        <w:t>.</w:t>
      </w:r>
    </w:p>
    <w:p w14:paraId="5AD5B2F8" w14:textId="77777777" w:rsidR="008950EC" w:rsidRPr="005B2974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br w:type="page"/>
      </w:r>
    </w:p>
    <w:p w14:paraId="7E31C40D" w14:textId="6DA94FE6" w:rsidR="008950EC" w:rsidRDefault="008950EC" w:rsidP="008950EC">
      <w:pPr>
        <w:spacing w:after="0" w:line="240" w:lineRule="auto"/>
        <w:rPr>
          <w:ins w:id="0" w:author="C.H.M. Maas [2]" w:date="2022-06-09T14:04:00Z"/>
          <w:rFonts w:ascii="Arial" w:hAnsi="Arial" w:cs="Arial"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1. Risk distribution and nomogram</w:t>
      </w:r>
      <w:r w:rsidRPr="005B2974">
        <w:rPr>
          <w:rFonts w:ascii="Arial" w:hAnsi="Arial" w:cs="Arial"/>
          <w:lang w:val="en-GB"/>
        </w:rPr>
        <w:t>.</w:t>
      </w:r>
    </w:p>
    <w:p w14:paraId="136B1D7F" w14:textId="7E346A41" w:rsidR="00460AAF" w:rsidRPr="005B2974" w:rsidDel="00460AAF" w:rsidRDefault="00460AAF" w:rsidP="008950EC">
      <w:pPr>
        <w:spacing w:after="0" w:line="240" w:lineRule="auto"/>
        <w:rPr>
          <w:del w:id="1" w:author="C.H.M. Maas [2]" w:date="2022-06-09T14:04:00Z"/>
          <w:rFonts w:ascii="Arial" w:hAnsi="Arial" w:cs="Arial"/>
          <w:lang w:val="en-GB"/>
        </w:rPr>
      </w:pPr>
    </w:p>
    <w:p w14:paraId="2B3A4043" w14:textId="6C0D4DF5" w:rsidR="0094449B" w:rsidRPr="005B2974" w:rsidRDefault="00B6414C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eastAsia="nl-NL"/>
        </w:rPr>
        <w:pict w14:anchorId="6D324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2.75pt">
            <v:imagedata r:id="rId8" o:title="Nomogram"/>
          </v:shape>
        </w:pict>
      </w:r>
      <w:del w:id="2" w:author="C.H.M. Maas [2]" w:date="2022-06-09T14:05:00Z">
        <w:r w:rsidR="002647C9" w:rsidDel="00463795">
          <w:rPr>
            <w:rFonts w:ascii="Arial" w:hAnsi="Arial" w:cs="Arial"/>
            <w:noProof/>
            <w:lang w:eastAsia="nl-NL"/>
          </w:rPr>
          <w:pict w14:anchorId="0C722F69">
            <v:shape id="_x0000_i1026" type="#_x0000_t75" style="width:5in;height:5in">
              <v:imagedata r:id="rId9" o:title="Risk"/>
            </v:shape>
          </w:pict>
        </w:r>
      </w:del>
      <w:ins w:id="3" w:author="C.H.M. Maas [2]" w:date="2022-06-09T14:06:00Z">
        <w:r w:rsidR="00463795" w:rsidRPr="00463795">
          <w:rPr>
            <w:rFonts w:ascii="Arial" w:hAnsi="Arial" w:cs="Arial"/>
            <w:noProof/>
            <w:lang w:eastAsia="nl-NL"/>
          </w:rPr>
          <w:drawing>
            <wp:inline distT="0" distB="0" distL="0" distR="0" wp14:anchorId="7E8DB31B" wp14:editId="0A153E8D">
              <wp:extent cx="4572000" cy="4572000"/>
              <wp:effectExtent l="0" t="0" r="0" b="0"/>
              <wp:docPr id="2" name="Picture 2" descr="Z:\Project Melanoom\PaperMelanoma\Results\Risk.distribu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Z:\Project Melanoom\PaperMelanoma\Results\Risk.distribu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457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94449B" w:rsidRPr="005B2974">
        <w:rPr>
          <w:rFonts w:ascii="Arial" w:hAnsi="Arial" w:cs="Arial"/>
          <w:lang w:val="en-GB"/>
        </w:rPr>
        <w:br w:type="page"/>
      </w:r>
    </w:p>
    <w:p w14:paraId="5309BA40" w14:textId="5ADCD6D8" w:rsidR="000539B8" w:rsidRPr="005B2974" w:rsidRDefault="000539B8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60AB567" w14:textId="50F47F49" w:rsidR="00C9552E" w:rsidRPr="005B2974" w:rsidRDefault="00F539A4" w:rsidP="00B615A2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>Figure 1</w:t>
      </w:r>
      <w:r w:rsidR="0094449B" w:rsidRPr="005B2974">
        <w:rPr>
          <w:rFonts w:ascii="Arial" w:hAnsi="Arial" w:cs="Arial"/>
          <w:b/>
          <w:lang w:val="en-GB"/>
        </w:rPr>
        <w:t>.</w:t>
      </w:r>
      <w:r w:rsidR="00047475">
        <w:rPr>
          <w:rFonts w:ascii="Arial" w:hAnsi="Arial" w:cs="Arial"/>
          <w:b/>
          <w:lang w:val="en-GB"/>
        </w:rPr>
        <w:t xml:space="preserve"> Calibration curves of the </w:t>
      </w:r>
      <w:r w:rsidR="000A6C4A" w:rsidRPr="005B2974">
        <w:rPr>
          <w:rFonts w:ascii="Arial" w:hAnsi="Arial" w:cs="Arial"/>
          <w:b/>
          <w:lang w:val="en-GB"/>
        </w:rPr>
        <w:t xml:space="preserve">final model predicting recurrence for each centre for </w:t>
      </w:r>
      <w:r w:rsidR="00C9552E" w:rsidRPr="005B2974">
        <w:rPr>
          <w:rFonts w:ascii="Arial" w:hAnsi="Arial" w:cs="Arial"/>
          <w:b/>
          <w:lang w:val="en-GB"/>
        </w:rPr>
        <w:t>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  <w:bookmarkStart w:id="4" w:name="_GoBack"/>
      <w:bookmarkEnd w:id="4"/>
      <w:r w:rsidR="00B6414C">
        <w:rPr>
          <w:rFonts w:ascii="Arial" w:hAnsi="Arial" w:cs="Arial"/>
          <w:b/>
          <w:noProof/>
          <w:lang w:eastAsia="nl-NL"/>
        </w:rPr>
        <w:pict w14:anchorId="302C54B4">
          <v:shape id="_x0000_i1027" type="#_x0000_t75" style="width:453.75pt;height:453.75pt">
            <v:imagedata r:id="rId11" o:title="Rec"/>
          </v:shape>
        </w:pict>
      </w:r>
    </w:p>
    <w:p w14:paraId="43D883B3" w14:textId="77777777" w:rsidR="00C767E5" w:rsidRPr="005B2974" w:rsidRDefault="00C767E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3B7D9963" w14:textId="4A8BC5FD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2. Calibration curves </w:t>
      </w:r>
      <w:r w:rsidR="00B326A1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 w:rsidR="00BD5C93" w:rsidRPr="005B2974">
        <w:rPr>
          <w:rFonts w:ascii="Arial" w:hAnsi="Arial" w:cs="Arial"/>
          <w:b/>
          <w:lang w:val="en-GB"/>
        </w:rPr>
        <w:t xml:space="preserve">calibrated </w:t>
      </w:r>
      <w:r w:rsidRPr="005B2974">
        <w:rPr>
          <w:rFonts w:ascii="Arial" w:hAnsi="Arial" w:cs="Arial"/>
          <w:b/>
          <w:lang w:val="en-GB"/>
        </w:rPr>
        <w:t>model predicting melanoma specific mortality f</w:t>
      </w:r>
      <w:r w:rsidR="00342EBF">
        <w:rPr>
          <w:rFonts w:ascii="Arial" w:hAnsi="Arial" w:cs="Arial"/>
          <w:b/>
          <w:lang w:val="en-GB"/>
        </w:rPr>
        <w:t>or each centre for 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3B887B0" w14:textId="22F2F1E0" w:rsidR="00F539A4" w:rsidRPr="005B2974" w:rsidRDefault="00B641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5D35DD2A">
          <v:shape id="_x0000_i1028" type="#_x0000_t75" style="width:453.75pt;height:453.75pt">
            <v:imagedata r:id="rId12" o:title="MSM"/>
          </v:shape>
        </w:pict>
      </w:r>
      <w:r w:rsidR="00F539A4" w:rsidRPr="005B2974">
        <w:rPr>
          <w:rFonts w:ascii="Arial" w:hAnsi="Arial" w:cs="Arial"/>
          <w:b/>
          <w:lang w:val="en-GB"/>
        </w:rPr>
        <w:br w:type="page"/>
      </w:r>
    </w:p>
    <w:p w14:paraId="7BE6FAD0" w14:textId="5C72306C" w:rsidR="00A042EF" w:rsidRPr="005B2974" w:rsidRDefault="00A042EF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SUPPLEMENT</w:t>
      </w:r>
    </w:p>
    <w:p w14:paraId="5788302A" w14:textId="77777777" w:rsidR="00111434" w:rsidRPr="005B2974" w:rsidRDefault="00111434" w:rsidP="00111434">
      <w:pPr>
        <w:spacing w:after="0" w:line="240" w:lineRule="auto"/>
        <w:rPr>
          <w:rFonts w:ascii="Arial" w:hAnsi="Arial" w:cs="Arial"/>
          <w:b/>
          <w:lang w:val="en-GB"/>
        </w:rPr>
      </w:pPr>
    </w:p>
    <w:p w14:paraId="3BB6AC31" w14:textId="6F375592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 xml:space="preserve">Figure </w:t>
      </w:r>
      <w:r w:rsidR="00C166C0" w:rsidRPr="005B2974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 xml:space="preserve">1. Calibration curve </w:t>
      </w:r>
      <w:r w:rsidR="007C2052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model predicting recurre</w:t>
      </w:r>
      <w:r w:rsidR="00EB0B0A">
        <w:rPr>
          <w:rFonts w:ascii="Arial" w:hAnsi="Arial" w:cs="Arial"/>
          <w:b/>
          <w:lang w:val="en-GB"/>
        </w:rPr>
        <w:t>nce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4DDBE1C" w14:textId="61D26064" w:rsidR="00077E5D" w:rsidRDefault="002647C9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5EC8CAB2">
          <v:shape id="_x0000_i1029" type="#_x0000_t75" style="width:5in;height:5in">
            <v:imagedata r:id="rId13" o:title="all"/>
          </v:shape>
        </w:pict>
      </w:r>
      <w:r w:rsidR="00077E5D">
        <w:rPr>
          <w:rFonts w:ascii="Arial" w:hAnsi="Arial" w:cs="Arial"/>
          <w:b/>
          <w:lang w:val="en-GB"/>
        </w:rPr>
        <w:br w:type="page"/>
      </w:r>
    </w:p>
    <w:p w14:paraId="75BFB9F5" w14:textId="38DABA00" w:rsidR="006F0B45" w:rsidRPr="005B2974" w:rsidRDefault="006F0B45" w:rsidP="006F0B45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S</w:t>
      </w:r>
      <w:r>
        <w:rPr>
          <w:rFonts w:ascii="Arial" w:hAnsi="Arial" w:cs="Arial"/>
          <w:b/>
          <w:lang w:val="en-GB"/>
        </w:rPr>
        <w:t>2</w:t>
      </w:r>
      <w:r w:rsidRPr="005B2974">
        <w:rPr>
          <w:rFonts w:ascii="Arial" w:hAnsi="Arial" w:cs="Arial"/>
          <w:b/>
          <w:lang w:val="en-GB"/>
        </w:rPr>
        <w:t xml:space="preserve">. Calibration curve </w:t>
      </w:r>
      <w:r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>
        <w:rPr>
          <w:rFonts w:ascii="Arial" w:hAnsi="Arial" w:cs="Arial"/>
          <w:b/>
          <w:lang w:val="en-GB"/>
        </w:rPr>
        <w:t xml:space="preserve">refitted </w:t>
      </w:r>
      <w:r w:rsidRPr="005B2974">
        <w:rPr>
          <w:rFonts w:ascii="Arial" w:hAnsi="Arial" w:cs="Arial"/>
          <w:b/>
          <w:lang w:val="en-GB"/>
        </w:rPr>
        <w:t xml:space="preserve">model predicting </w:t>
      </w:r>
      <w:r>
        <w:rPr>
          <w:rFonts w:ascii="Arial" w:hAnsi="Arial" w:cs="Arial"/>
          <w:b/>
          <w:lang w:val="en-GB"/>
        </w:rPr>
        <w:t>melanoma-specific mortality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574DEBD5" w14:textId="3E82D7E9" w:rsidR="006F0B45" w:rsidRPr="005B2974" w:rsidRDefault="002647C9" w:rsidP="006F0B45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3CA1CB2E">
          <v:shape id="_x0000_i1030" type="#_x0000_t75" style="width:5in;height:5in">
            <v:imagedata r:id="rId14" o:title="all"/>
          </v:shape>
        </w:pict>
      </w:r>
    </w:p>
    <w:p w14:paraId="5C310AC4" w14:textId="1BA32184" w:rsidR="00F539A4" w:rsidRPr="005B2974" w:rsidRDefault="00F539A4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10BB22FD" w14:textId="4AA629C7" w:rsidR="00111434" w:rsidRPr="005B2974" w:rsidRDefault="003E402F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S3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FB19EF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695941F0" w14:textId="0AA2A9F0" w:rsidR="00676A9C" w:rsidRPr="005B2974" w:rsidRDefault="00B6414C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1D5E1729">
          <v:shape id="_x0000_i1031" type="#_x0000_t75" style="width:453.75pt;height:453.75pt">
            <v:imagedata r:id="rId15" o:title="Rec"/>
          </v:shape>
        </w:pict>
      </w:r>
    </w:p>
    <w:p w14:paraId="1482E538" w14:textId="31A1DA04" w:rsidR="00D16AF8" w:rsidRPr="005B2974" w:rsidRDefault="00D16AF8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A74BB86" w14:textId="639D843E" w:rsidR="00D16AF8" w:rsidRPr="005B2974" w:rsidRDefault="003E402F" w:rsidP="00D16AF8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S4</w:t>
      </w:r>
      <w:r w:rsidR="00D16AF8" w:rsidRPr="005B2974">
        <w:rPr>
          <w:rFonts w:ascii="Arial" w:hAnsi="Arial" w:cs="Arial"/>
          <w:b/>
          <w:lang w:val="en-GB"/>
        </w:rPr>
        <w:t xml:space="preserve">. Calibration curves </w:t>
      </w:r>
      <w:r w:rsidR="00D6342A">
        <w:rPr>
          <w:rFonts w:ascii="Arial" w:hAnsi="Arial" w:cs="Arial"/>
          <w:b/>
          <w:lang w:val="en-GB"/>
        </w:rPr>
        <w:t>of the</w:t>
      </w:r>
      <w:r w:rsidR="00D16AF8" w:rsidRPr="005B2974">
        <w:rPr>
          <w:rFonts w:ascii="Arial" w:hAnsi="Arial" w:cs="Arial"/>
          <w:b/>
          <w:lang w:val="en-GB"/>
        </w:rPr>
        <w:t xml:space="preserve"> final </w:t>
      </w:r>
      <w:r w:rsidR="00C55BFF" w:rsidRPr="005B2974">
        <w:rPr>
          <w:rFonts w:ascii="Arial" w:hAnsi="Arial" w:cs="Arial"/>
          <w:b/>
          <w:lang w:val="en-GB"/>
        </w:rPr>
        <w:t xml:space="preserve">calibrated </w:t>
      </w:r>
      <w:r w:rsidR="00D16AF8" w:rsidRPr="005B2974">
        <w:rPr>
          <w:rFonts w:ascii="Arial" w:hAnsi="Arial" w:cs="Arial"/>
          <w:b/>
          <w:lang w:val="en-GB"/>
        </w:rPr>
        <w:t xml:space="preserve">model predicting melanoma specific mortality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35A7D7" w14:textId="7DC42698" w:rsidR="00111434" w:rsidRPr="005B2974" w:rsidRDefault="00B6414C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690987DB">
          <v:shape id="_x0000_i1032" type="#_x0000_t75" style="width:453.75pt;height:453.75pt">
            <v:imagedata r:id="rId16" o:title="MSM"/>
          </v:shape>
        </w:pict>
      </w:r>
    </w:p>
    <w:p w14:paraId="0FDA786B" w14:textId="77777777" w:rsidR="00580B85" w:rsidRPr="005B2974" w:rsidRDefault="00580B8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F00325A" w14:textId="2CE72D45" w:rsidR="00111434" w:rsidRPr="005B2974" w:rsidRDefault="003E402F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S5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83239B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</w:t>
      </w:r>
      <w:r w:rsidR="003E44DE" w:rsidRPr="005B2974">
        <w:rPr>
          <w:rFonts w:ascii="Arial" w:hAnsi="Arial" w:cs="Arial"/>
          <w:b/>
          <w:lang w:val="en-GB"/>
        </w:rPr>
        <w:t xml:space="preserve">for each </w:t>
      </w:r>
      <w:r w:rsidR="00111434" w:rsidRPr="005B2974">
        <w:rPr>
          <w:rFonts w:ascii="Arial" w:hAnsi="Arial" w:cs="Arial"/>
          <w:b/>
          <w:lang w:val="en-GB"/>
        </w:rPr>
        <w:t xml:space="preserve">centre only for </w:t>
      </w:r>
      <w:r w:rsidR="00342EBF">
        <w:rPr>
          <w:rFonts w:ascii="Arial" w:hAnsi="Arial" w:cs="Arial"/>
          <w:b/>
          <w:lang w:val="en-GB"/>
        </w:rPr>
        <w:t>negative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10BFEC" w14:textId="16A61A7E" w:rsidR="00111434" w:rsidRPr="005B2974" w:rsidRDefault="00B6414C" w:rsidP="008950E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7D530629">
          <v:shape id="_x0000_i1033" type="#_x0000_t75" style="width:453.75pt;height:453.75pt">
            <v:imagedata r:id="rId17" o:title="Rec"/>
          </v:shape>
        </w:pict>
      </w:r>
    </w:p>
    <w:p w14:paraId="00B14DF6" w14:textId="77777777" w:rsidR="003E44DE" w:rsidRPr="005B2974" w:rsidRDefault="003E44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087A8F" w14:textId="3BC07560" w:rsidR="003E44DE" w:rsidRPr="003D4E75" w:rsidRDefault="003E402F" w:rsidP="003E44D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S6</w:t>
      </w:r>
      <w:r w:rsidR="003E44DE" w:rsidRPr="005B2974">
        <w:rPr>
          <w:rFonts w:ascii="Arial" w:hAnsi="Arial" w:cs="Arial"/>
          <w:b/>
          <w:lang w:val="en-GB"/>
        </w:rPr>
        <w:t xml:space="preserve">. </w:t>
      </w:r>
      <w:r w:rsidR="003E44DE" w:rsidRPr="00342EBF">
        <w:rPr>
          <w:rFonts w:ascii="Arial" w:hAnsi="Arial" w:cs="Arial"/>
          <w:b/>
          <w:lang w:val="en-GB"/>
        </w:rPr>
        <w:t xml:space="preserve">Calibration curves </w:t>
      </w:r>
      <w:r w:rsidR="00764B74" w:rsidRPr="00342EBF">
        <w:rPr>
          <w:rFonts w:ascii="Arial" w:hAnsi="Arial" w:cs="Arial"/>
          <w:b/>
          <w:lang w:val="en-GB"/>
        </w:rPr>
        <w:t>of the</w:t>
      </w:r>
      <w:r w:rsidR="003E44DE" w:rsidRPr="00342EBF">
        <w:rPr>
          <w:rFonts w:ascii="Arial" w:hAnsi="Arial" w:cs="Arial"/>
          <w:b/>
          <w:lang w:val="en-GB"/>
        </w:rPr>
        <w:t xml:space="preserve"> final </w:t>
      </w:r>
      <w:r w:rsidR="00A228C7" w:rsidRPr="00342EBF">
        <w:rPr>
          <w:rFonts w:ascii="Arial" w:hAnsi="Arial" w:cs="Arial"/>
          <w:b/>
          <w:lang w:val="en-GB"/>
        </w:rPr>
        <w:t xml:space="preserve">calibrated </w:t>
      </w:r>
      <w:r w:rsidR="003E44DE" w:rsidRPr="00342EBF">
        <w:rPr>
          <w:rFonts w:ascii="Arial" w:hAnsi="Arial" w:cs="Arial"/>
          <w:b/>
          <w:lang w:val="en-GB"/>
        </w:rPr>
        <w:t xml:space="preserve">model predicting </w:t>
      </w:r>
      <w:r w:rsidR="006D5009" w:rsidRPr="00342EBF">
        <w:rPr>
          <w:rFonts w:ascii="Arial" w:hAnsi="Arial" w:cs="Arial"/>
          <w:b/>
          <w:lang w:val="en-GB"/>
        </w:rPr>
        <w:t>melanoma specific mortality</w:t>
      </w:r>
      <w:r w:rsidR="003E44DE" w:rsidRPr="00342EBF">
        <w:rPr>
          <w:rFonts w:ascii="Arial" w:hAnsi="Arial" w:cs="Arial"/>
          <w:b/>
          <w:lang w:val="en-GB"/>
        </w:rPr>
        <w:t xml:space="preserve"> for each centre only for </w:t>
      </w:r>
      <w:r w:rsidR="00342EBF" w:rsidRPr="00342EBF">
        <w:rPr>
          <w:rFonts w:ascii="Arial" w:hAnsi="Arial" w:cs="Arial"/>
          <w:b/>
          <w:lang w:val="en-GB"/>
        </w:rPr>
        <w:t>negative sentinel node patients obtained using l</w:t>
      </w:r>
      <w:r w:rsidR="003D4E75" w:rsidRPr="00342EBF">
        <w:rPr>
          <w:rFonts w:ascii="Arial" w:hAnsi="Arial" w:cs="Arial"/>
          <w:b/>
          <w:lang w:val="en-GB"/>
        </w:rPr>
        <w:t>eave-one-out internal-external validation.</w:t>
      </w:r>
    </w:p>
    <w:p w14:paraId="7F3C18DC" w14:textId="4E82E4A1" w:rsidR="00580B85" w:rsidRPr="005B2974" w:rsidRDefault="00B641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0E89D48D">
          <v:shape id="_x0000_i1034" type="#_x0000_t75" style="width:453.75pt;height:453.75pt">
            <v:imagedata r:id="rId18" o:title="MSM"/>
          </v:shape>
        </w:pict>
      </w:r>
      <w:r w:rsidR="00580B85" w:rsidRPr="005B2974">
        <w:rPr>
          <w:rFonts w:ascii="Arial" w:hAnsi="Arial" w:cs="Arial"/>
          <w:b/>
          <w:lang w:val="en-GB"/>
        </w:rPr>
        <w:br w:type="page"/>
      </w:r>
    </w:p>
    <w:p w14:paraId="0964EC53" w14:textId="6D34C8B7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S1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28005D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>full model predicting 5-year 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572F21" w:rsidRPr="005B2974">
        <w:rPr>
          <w:rFonts w:ascii="Arial" w:hAnsi="Arial" w:cs="Arial"/>
          <w:sz w:val="22"/>
          <w:szCs w:val="22"/>
          <w:lang w:val="en-GB"/>
        </w:rPr>
        <w:t>refitted</w:t>
      </w:r>
      <w:r w:rsidR="00C20F36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full Cox proportional hazards model predicting 5-year </w:t>
      </w:r>
      <w:r w:rsidR="00664533" w:rsidRPr="005B2974">
        <w:rPr>
          <w:rFonts w:ascii="Arial" w:hAnsi="Arial" w:cs="Arial"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550"/>
        <w:gridCol w:w="645"/>
        <w:gridCol w:w="1317"/>
        <w:gridCol w:w="723"/>
        <w:gridCol w:w="1317"/>
        <w:gridCol w:w="672"/>
        <w:gridCol w:w="645"/>
      </w:tblGrid>
      <w:tr w:rsidR="006523FC" w:rsidRPr="00A701E5" w14:paraId="4D011312" w14:textId="77777777" w:rsidTr="00DE5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71718AEB" w14:textId="77777777" w:rsidR="006523FC" w:rsidRPr="00A701E5" w:rsidRDefault="006523FC" w:rsidP="00941D52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EB4053" w14:textId="68D22FD4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Negative</w:t>
            </w:r>
            <w:r w:rsidR="001E4BE3"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F79CE" w14:textId="6A50DD33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Positive</w:t>
            </w:r>
            <w:r w:rsidR="001E4BE3"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C0C2E2" w14:textId="24A2306C" w:rsidR="006523FC" w:rsidRPr="00A701E5" w:rsidRDefault="000D7FEB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Importance</w:t>
            </w:r>
          </w:p>
        </w:tc>
      </w:tr>
      <w:tr w:rsidR="006523FC" w:rsidRPr="00A701E5" w14:paraId="3782007D" w14:textId="77777777" w:rsidTr="00DE514F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457181" w14:textId="77777777" w:rsidR="006523FC" w:rsidRPr="00A701E5" w:rsidRDefault="006523FC" w:rsidP="00941D52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C204525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D0969C4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D2B6F6E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65E7FBE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2575905" w14:textId="77777777" w:rsidR="006523FC" w:rsidRPr="00A701E5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BFEC2BF" w14:textId="4B45F94C" w:rsidR="006523FC" w:rsidRPr="00A701E5" w:rsidRDefault="0067757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Int.</w:t>
            </w:r>
          </w:p>
        </w:tc>
      </w:tr>
      <w:tr w:rsidR="00325E2D" w:rsidRPr="00A701E5" w14:paraId="69628E1D" w14:textId="77777777" w:rsidTr="00B34A9D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5992DB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638E1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DBF9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BD1F5D" w14:textId="226EEE2D" w:rsidR="00325E2D" w:rsidRPr="00325E2D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0.31</w:t>
            </w:r>
            <w:r>
              <w:rPr>
                <w:rFonts w:ascii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8FC24" w14:textId="3E5A692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[0.02; 3.93]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9DC43F" w14:textId="46B62C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7E968D" w14:textId="35F2F5D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25.3</w:t>
            </w:r>
          </w:p>
        </w:tc>
      </w:tr>
      <w:tr w:rsidR="00325E2D" w:rsidRPr="00A701E5" w14:paraId="1993CC40" w14:textId="77777777" w:rsidTr="006523FC">
        <w:trPr>
          <w:trHeight w:val="20"/>
        </w:trPr>
        <w:tc>
          <w:tcPr>
            <w:tcW w:w="0" w:type="auto"/>
            <w:vAlign w:val="center"/>
          </w:tcPr>
          <w:p w14:paraId="04F2E826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0A5B6" w14:textId="051A360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A221E3" w14:textId="1559869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[1.06; 1.76]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FB86" w14:textId="00A3DB8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90197A" w14:textId="34CD2B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[0.60; 2.13]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E0FF9" w14:textId="5CFE6E0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279534" w14:textId="5F8D9FC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</w:tr>
      <w:tr w:rsidR="00325E2D" w:rsidRPr="00A701E5" w14:paraId="5D64FF70" w14:textId="77777777" w:rsidTr="006523FC">
        <w:trPr>
          <w:trHeight w:val="20"/>
        </w:trPr>
        <w:tc>
          <w:tcPr>
            <w:tcW w:w="0" w:type="auto"/>
            <w:vAlign w:val="center"/>
          </w:tcPr>
          <w:p w14:paraId="560F7D5A" w14:textId="0D1FC45C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8D830" w14:textId="257023C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A71E5" w14:textId="1EA8D6B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[0.55; 1.19]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02A78" w14:textId="719F2D9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A13FD" w14:textId="69652A0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[0.61; 4.47]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1D94F2" w14:textId="542F99D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E7DF0E" w14:textId="06CAC6E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5.4</w:t>
            </w:r>
          </w:p>
        </w:tc>
      </w:tr>
      <w:tr w:rsidR="00325E2D" w:rsidRPr="00A701E5" w14:paraId="291D0735" w14:textId="77777777" w:rsidTr="006523FC">
        <w:trPr>
          <w:trHeight w:val="20"/>
        </w:trPr>
        <w:tc>
          <w:tcPr>
            <w:tcW w:w="0" w:type="auto"/>
            <w:vAlign w:val="center"/>
          </w:tcPr>
          <w:p w14:paraId="06A86659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B2513" w14:textId="5303F29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9FAFA" w14:textId="72EC82E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[1.60; 2.71]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E480D" w14:textId="552CC86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EDEAF" w14:textId="3B52657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[0.85; 3.17]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1AFC0" w14:textId="6585FE3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019DD" w14:textId="586D5D3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</w:t>
            </w:r>
          </w:p>
        </w:tc>
      </w:tr>
      <w:tr w:rsidR="00325E2D" w:rsidRPr="00A701E5" w14:paraId="18314ED9" w14:textId="77777777" w:rsidTr="006523FC">
        <w:trPr>
          <w:trHeight w:val="20"/>
        </w:trPr>
        <w:tc>
          <w:tcPr>
            <w:tcW w:w="0" w:type="auto"/>
            <w:vAlign w:val="center"/>
          </w:tcPr>
          <w:p w14:paraId="59AA5784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EC45EE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3B9A3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59DEB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F83C4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2E4098" w14:textId="769DA8C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0F344" w14:textId="19608AB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031F0420" w14:textId="77777777" w:rsidTr="006523FC">
        <w:trPr>
          <w:trHeight w:val="20"/>
        </w:trPr>
        <w:tc>
          <w:tcPr>
            <w:tcW w:w="0" w:type="auto"/>
            <w:vAlign w:val="center"/>
          </w:tcPr>
          <w:p w14:paraId="36AA97D3" w14:textId="0B27424A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8F4DF2" w14:textId="010817C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AE240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884E5" w14:textId="3B2871CF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FF1E0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30E942" w14:textId="7958598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17195" w14:textId="4D6EEC6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6FA942A8" w14:textId="77777777" w:rsidTr="006523FC">
        <w:trPr>
          <w:trHeight w:val="20"/>
        </w:trPr>
        <w:tc>
          <w:tcPr>
            <w:tcW w:w="0" w:type="auto"/>
            <w:vAlign w:val="center"/>
          </w:tcPr>
          <w:p w14:paraId="57EDEC6E" w14:textId="74BC1274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9429A1" w14:textId="18FCEC2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0DE506" w14:textId="2082FD8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[0.70; 1.56]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17E15B" w14:textId="58E7512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2D5984" w14:textId="452C289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[0.30; 3.09]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D007A7" w14:textId="4A1EB55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C25E52" w14:textId="171F040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3.9</w:t>
            </w:r>
          </w:p>
        </w:tc>
      </w:tr>
      <w:tr w:rsidR="00325E2D" w:rsidRPr="00A701E5" w14:paraId="2F8C1EBC" w14:textId="77777777" w:rsidTr="006523FC">
        <w:trPr>
          <w:trHeight w:val="20"/>
        </w:trPr>
        <w:tc>
          <w:tcPr>
            <w:tcW w:w="0" w:type="auto"/>
            <w:vAlign w:val="center"/>
          </w:tcPr>
          <w:p w14:paraId="4B6F2330" w14:textId="2C1EC243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5C188" w14:textId="023F3C7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FE30C2" w14:textId="446A3CC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[1.19; 2.49]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A15EB8" w14:textId="11A824F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B686D" w14:textId="58E9B13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[0.35; 3.37]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1DE2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D5A0F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1D8222B5" w14:textId="77777777" w:rsidTr="006523FC">
        <w:trPr>
          <w:trHeight w:val="20"/>
        </w:trPr>
        <w:tc>
          <w:tcPr>
            <w:tcW w:w="0" w:type="auto"/>
            <w:vAlign w:val="center"/>
          </w:tcPr>
          <w:p w14:paraId="2D83DC54" w14:textId="77D779AC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847AD" w14:textId="7D9BAD9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2846C" w14:textId="60C66F9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[0.98; 2.85]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2F1580" w14:textId="276BAC5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8A97D" w14:textId="70DCB93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[0.43; 7.30]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B000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EC90F6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4A33940C" w14:textId="77777777" w:rsidTr="006523FC">
        <w:trPr>
          <w:trHeight w:val="20"/>
        </w:trPr>
        <w:tc>
          <w:tcPr>
            <w:tcW w:w="0" w:type="auto"/>
            <w:vAlign w:val="center"/>
          </w:tcPr>
          <w:p w14:paraId="247A3E77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BB245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6EC20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17446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7833C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28143" w14:textId="5EBB57C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059BB7" w14:textId="5423B95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57CF9A6E" w14:textId="77777777" w:rsidTr="006523FC">
        <w:trPr>
          <w:trHeight w:val="20"/>
        </w:trPr>
        <w:tc>
          <w:tcPr>
            <w:tcW w:w="0" w:type="auto"/>
            <w:vAlign w:val="center"/>
          </w:tcPr>
          <w:p w14:paraId="37C35EA9" w14:textId="3CF6E63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134C1D" w14:textId="2897E1F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BE2C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6E760" w14:textId="1D850DA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6F882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687AA1" w14:textId="76754FE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353F71" w14:textId="0D86CC6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1908CF2A" w14:textId="77777777" w:rsidTr="006523FC">
        <w:trPr>
          <w:trHeight w:val="20"/>
        </w:trPr>
        <w:tc>
          <w:tcPr>
            <w:tcW w:w="0" w:type="auto"/>
            <w:vAlign w:val="center"/>
          </w:tcPr>
          <w:p w14:paraId="526459A2" w14:textId="1718C916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CF765D" w14:textId="548ED62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FCB7CF" w14:textId="467F779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[0.82; 1.51]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245AF0" w14:textId="0E8E481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181C0" w14:textId="6757DBC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[0.51; 2.27]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9B9769" w14:textId="3096CC8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C904E" w14:textId="243197E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325E2D" w:rsidRPr="00A701E5" w14:paraId="66E144B9" w14:textId="77777777" w:rsidTr="006523FC">
        <w:trPr>
          <w:trHeight w:val="20"/>
        </w:trPr>
        <w:tc>
          <w:tcPr>
            <w:tcW w:w="0" w:type="auto"/>
            <w:vAlign w:val="center"/>
          </w:tcPr>
          <w:p w14:paraId="02003509" w14:textId="2DD0B3EB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F4547" w14:textId="405B87F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198AD" w14:textId="4E4CE99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3.30]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AF432" w14:textId="3E3682B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709B7" w14:textId="69C17692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[0.32; 9.19]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C8C5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01D8A6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4D4A37A5" w14:textId="77777777" w:rsidTr="006523FC">
        <w:trPr>
          <w:trHeight w:val="20"/>
        </w:trPr>
        <w:tc>
          <w:tcPr>
            <w:tcW w:w="0" w:type="auto"/>
            <w:vAlign w:val="center"/>
          </w:tcPr>
          <w:p w14:paraId="5B85AEBE" w14:textId="1887585D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D8C9C" w14:textId="0731ECF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8117D" w14:textId="09D2800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[0.57; 1.80]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A3D9EC" w14:textId="2490048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C3A21" w14:textId="5CDCE0B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[0.07; 5.71]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7EE684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5E50A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6F60D780" w14:textId="77777777" w:rsidTr="006523FC">
        <w:trPr>
          <w:trHeight w:val="20"/>
        </w:trPr>
        <w:tc>
          <w:tcPr>
            <w:tcW w:w="0" w:type="auto"/>
            <w:vAlign w:val="center"/>
          </w:tcPr>
          <w:p w14:paraId="33458843" w14:textId="6056D3AA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894B95" w14:textId="0B77C5A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5536A" w14:textId="01F33F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[1.92; 2.82]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E03DE" w14:textId="73822D5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726E1" w14:textId="08F6372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[0.99; 2.56]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CB474D" w14:textId="7BB2036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7B2C56" w14:textId="065E6A9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6.8</w:t>
            </w:r>
          </w:p>
        </w:tc>
      </w:tr>
      <w:tr w:rsidR="00325E2D" w:rsidRPr="00A701E5" w14:paraId="2B3AC447" w14:textId="77777777" w:rsidTr="006523FC">
        <w:trPr>
          <w:trHeight w:val="20"/>
        </w:trPr>
        <w:tc>
          <w:tcPr>
            <w:tcW w:w="0" w:type="auto"/>
            <w:vAlign w:val="center"/>
          </w:tcPr>
          <w:p w14:paraId="713837DE" w14:textId="77777777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42EEB" w14:textId="067B7F7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8BD2B" w14:textId="133A4BD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[0.69; 1.61]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8E059F" w14:textId="51CA325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A66EC" w14:textId="1878195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[0.51; 3.81]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CB547D" w14:textId="7206D95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74F07E" w14:textId="74FBB6C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</w:t>
            </w:r>
          </w:p>
        </w:tc>
      </w:tr>
      <w:tr w:rsidR="00325E2D" w:rsidRPr="00A701E5" w14:paraId="6D5E03A0" w14:textId="77777777" w:rsidTr="00B34A9D">
        <w:trPr>
          <w:trHeight w:val="20"/>
        </w:trPr>
        <w:tc>
          <w:tcPr>
            <w:tcW w:w="0" w:type="auto"/>
            <w:vAlign w:val="center"/>
          </w:tcPr>
          <w:p w14:paraId="08889B9B" w14:textId="6924473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Total number of SN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C64B8B" w14:textId="250EFFC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D0338" w14:textId="5B6EA91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[0.88; 1.03]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81283B" w14:textId="63AF5E6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10B58" w14:textId="20E0D66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1.19]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CFEE0" w14:textId="233FD80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AC902" w14:textId="099F4F9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0.2</w:t>
            </w:r>
          </w:p>
        </w:tc>
      </w:tr>
      <w:tr w:rsidR="00325E2D" w:rsidRPr="00A701E5" w14:paraId="5E9B6044" w14:textId="77777777" w:rsidTr="00B34A9D">
        <w:trPr>
          <w:trHeight w:val="20"/>
        </w:trPr>
        <w:tc>
          <w:tcPr>
            <w:tcW w:w="0" w:type="auto"/>
            <w:vAlign w:val="center"/>
          </w:tcPr>
          <w:p w14:paraId="64A80FE5" w14:textId="5573D8CF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76B20A" w14:textId="535F4AB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98E80C" w14:textId="09C1AC9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0AF9F6" w14:textId="287735BB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437E6" w14:textId="5A0E3DAC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[1.03; 1.43]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12AC1" w14:textId="72B5EB9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1EA6F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24058B14" w14:textId="77777777" w:rsidTr="006523FC">
        <w:trPr>
          <w:trHeight w:val="20"/>
        </w:trPr>
        <w:tc>
          <w:tcPr>
            <w:tcW w:w="0" w:type="auto"/>
            <w:vAlign w:val="center"/>
          </w:tcPr>
          <w:p w14:paraId="09C8F689" w14:textId="2027FE81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69379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48183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9988D5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23322A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8467B" w14:textId="481AFE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4B2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325E2D" w:rsidRPr="00A701E5" w14:paraId="19C01BCB" w14:textId="77777777" w:rsidTr="006523FC">
        <w:trPr>
          <w:trHeight w:val="20"/>
        </w:trPr>
        <w:tc>
          <w:tcPr>
            <w:tcW w:w="0" w:type="auto"/>
            <w:vAlign w:val="center"/>
          </w:tcPr>
          <w:p w14:paraId="03B547C6" w14:textId="40E4F5E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Subcap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8F31AC" w14:textId="532F229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717CE8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D1BFED" w14:textId="6AC6FC13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CB374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D2024" w14:textId="006083E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06C4FE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325E2D" w:rsidRPr="00A701E5" w14:paraId="51E7DEBE" w14:textId="77777777" w:rsidTr="00B34A9D">
        <w:trPr>
          <w:trHeight w:val="20"/>
        </w:trPr>
        <w:tc>
          <w:tcPr>
            <w:tcW w:w="0" w:type="auto"/>
            <w:vAlign w:val="center"/>
          </w:tcPr>
          <w:p w14:paraId="79F6F436" w14:textId="33ACAE49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03C809" w14:textId="4636921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1DC408" w14:textId="368F4BC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63AAD" w14:textId="0C11516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DB89" w14:textId="55ECB26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[0.74; 1.81]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3E4B2" w14:textId="7485EEB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D956E8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2F10C6EC" w14:textId="77777777" w:rsidTr="006523FC">
        <w:trPr>
          <w:trHeight w:val="20"/>
        </w:trPr>
        <w:tc>
          <w:tcPr>
            <w:tcW w:w="0" w:type="auto"/>
            <w:vAlign w:val="center"/>
          </w:tcPr>
          <w:p w14:paraId="4758FE68" w14:textId="7A219F5F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4BE63" w14:textId="1BD1254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8B74D" w14:textId="4190BDA9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EEEC" w14:textId="65216EE8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6A76E" w14:textId="3912A3B6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[0.67; 2.29]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41FCA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87714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1187DC41" w14:textId="77777777" w:rsidTr="006523FC">
        <w:trPr>
          <w:trHeight w:val="20"/>
        </w:trPr>
        <w:tc>
          <w:tcPr>
            <w:tcW w:w="0" w:type="auto"/>
            <w:vAlign w:val="center"/>
          </w:tcPr>
          <w:p w14:paraId="31AC0C53" w14:textId="479FA55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6195A9" w14:textId="7097150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B72F24" w14:textId="6F0DC79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983B23" w14:textId="1D071ECA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219D5B" w14:textId="4AD772C1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[0.59; 2.12]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9E9E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82FA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3091A223" w14:textId="77777777" w:rsidTr="00235E72">
        <w:trPr>
          <w:trHeight w:val="20"/>
        </w:trPr>
        <w:tc>
          <w:tcPr>
            <w:tcW w:w="0" w:type="auto"/>
            <w:vAlign w:val="center"/>
          </w:tcPr>
          <w:p w14:paraId="241955E6" w14:textId="652328A5" w:rsidR="00325E2D" w:rsidRPr="00A701E5" w:rsidRDefault="00325E2D" w:rsidP="00325E2D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A701E5">
              <w:rPr>
                <w:rFonts w:ascii="Arial" w:hAnsi="Arial" w:cs="Arial"/>
                <w:sz w:val="20"/>
                <w:szCs w:val="20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011970" w14:textId="7C27B344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9E96D" w14:textId="1A152D1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CF1A8" w14:textId="0D1F531E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FAC00" w14:textId="59941ED0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2.47]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C63A1D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B05AA1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325E2D" w:rsidRPr="00A701E5" w14:paraId="74821183" w14:textId="77777777" w:rsidTr="004D1A64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1CABE0" w14:textId="3376155E" w:rsidR="00325E2D" w:rsidRPr="007C14B2" w:rsidRDefault="00325E2D" w:rsidP="00325E2D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</w:pPr>
            <w:r w:rsidRPr="00A701E5">
              <w:rPr>
                <w:rFonts w:ascii="Arial" w:hAnsi="Arial" w:cs="Arial"/>
                <w:i/>
                <w:sz w:val="20"/>
                <w:szCs w:val="20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BFAA017" w14:textId="2426139D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8DC8BF7" w14:textId="06B40385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[0.77; 0.81]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F2550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EB3CBC7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29D3EA0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7855D9" w14:textId="77777777" w:rsidR="00325E2D" w:rsidRPr="00A701E5" w:rsidRDefault="00325E2D" w:rsidP="00325E2D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</w:tbl>
    <w:p w14:paraId="5657B329" w14:textId="681A1329" w:rsidR="00A042EF" w:rsidRPr="005B2974" w:rsidRDefault="007C14B2" w:rsidP="00A042EF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="0047625A" w:rsidRPr="005B2974">
        <w:rPr>
          <w:rFonts w:ascii="Arial" w:hAnsi="Arial" w:cs="Arial"/>
          <w:lang w:val="en-GB"/>
        </w:rPr>
        <w:t xml:space="preserve">C-index </w:t>
      </w:r>
      <w:r w:rsidR="005D5E3F">
        <w:rPr>
          <w:rFonts w:ascii="Arial" w:hAnsi="Arial" w:cs="Arial"/>
          <w:lang w:val="en-GB"/>
        </w:rPr>
        <w:t xml:space="preserve">is </w:t>
      </w:r>
      <w:r w:rsidR="0047625A" w:rsidRPr="005B2974">
        <w:rPr>
          <w:rFonts w:ascii="Arial" w:hAnsi="Arial" w:cs="Arial"/>
          <w:lang w:val="en-GB"/>
        </w:rPr>
        <w:t xml:space="preserve">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status;</w:t>
      </w:r>
      <w:r w:rsidR="00A042EF" w:rsidRPr="005B2974">
        <w:rPr>
          <w:rFonts w:ascii="Arial" w:hAnsi="Arial" w:cs="Arial"/>
          <w:lang w:val="en-GB"/>
        </w:rPr>
        <w:t xml:space="preserve"> SSM, superficial spreading melanoma; NM, nodular melanoma; ALM, acral lentiginous melanoma.</w:t>
      </w:r>
    </w:p>
    <w:p w14:paraId="7D810701" w14:textId="77777777" w:rsidR="00A042EF" w:rsidRPr="005B2974" w:rsidRDefault="00A042EF" w:rsidP="00A042EF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59F6ACC5" w14:textId="0794569B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S2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F16C6E" w:rsidRPr="005B2974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final model predicting 5-year </w:t>
      </w:r>
      <w:r w:rsidR="006F7A8C" w:rsidRPr="005B2974">
        <w:rPr>
          <w:rFonts w:ascii="Arial" w:hAnsi="Arial" w:cs="Arial"/>
          <w:b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FE4159" w:rsidRPr="005B2974">
        <w:rPr>
          <w:rFonts w:ascii="Arial" w:hAnsi="Arial" w:cs="Arial"/>
          <w:sz w:val="22"/>
          <w:szCs w:val="22"/>
          <w:lang w:val="en-GB"/>
        </w:rPr>
        <w:t xml:space="preserve">refitted </w:t>
      </w:r>
      <w:r w:rsidR="00A042EF" w:rsidRPr="005B2974">
        <w:rPr>
          <w:rFonts w:ascii="Arial" w:hAnsi="Arial" w:cs="Arial"/>
          <w:sz w:val="22"/>
          <w:szCs w:val="22"/>
          <w:lang w:val="en-GB"/>
        </w:rPr>
        <w:t>Cox proportional hazards model predicting 5-year recurrence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592646" w:rsidRPr="005B2974" w14:paraId="5A409803" w14:textId="77777777" w:rsidTr="00941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74C7E962" w14:textId="77777777" w:rsidR="00592646" w:rsidRPr="005B2974" w:rsidRDefault="00592646" w:rsidP="00941D52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34515508" w14:textId="17376AB4" w:rsidR="00592646" w:rsidRPr="005B2974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2F37D445" w14:textId="029DB2E0" w:rsidR="00592646" w:rsidRPr="005B2974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0BD73608" w14:textId="244C1AD5" w:rsidR="00592646" w:rsidRPr="005B2974" w:rsidRDefault="004C47A6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592646" w:rsidRPr="005B2974" w14:paraId="2A2291E3" w14:textId="77777777" w:rsidTr="00941D52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149363" w14:textId="77777777" w:rsidR="00592646" w:rsidRPr="005B2974" w:rsidRDefault="00592646" w:rsidP="00941D52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67372C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5BC76B8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231B40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FD95F1C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228E90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C3F889" w14:textId="77777777" w:rsidR="00592646" w:rsidRPr="005B2974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2B1B37" w:rsidRPr="005B2974" w14:paraId="0523B609" w14:textId="77777777" w:rsidTr="00941D52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437D72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038EF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4FD58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77EE9C" w14:textId="4D1F4101" w:rsidR="002B1B37" w:rsidRPr="002B1B37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9C81E" w14:textId="7E03D22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[2.23; 3.59]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EDA87" w14:textId="19899D0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2264A" w14:textId="38D4EC1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79.9</w:t>
            </w:r>
          </w:p>
        </w:tc>
      </w:tr>
      <w:tr w:rsidR="002B1B37" w:rsidRPr="005B2974" w14:paraId="7DAAAE38" w14:textId="77777777" w:rsidTr="00941D52">
        <w:trPr>
          <w:trHeight w:val="20"/>
        </w:trPr>
        <w:tc>
          <w:tcPr>
            <w:tcW w:w="0" w:type="auto"/>
            <w:vAlign w:val="center"/>
          </w:tcPr>
          <w:p w14:paraId="460B1FE1" w14:textId="4778BEC8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D2E5D0" w14:textId="57F52BD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725B1" w14:textId="00AD98B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[0.89; 1.62]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DDBEE" w14:textId="039BC97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EB1121" w14:textId="2E6B1C5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[0.89; 1.62]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FCE664" w14:textId="2091154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F8E80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24488E97" w14:textId="77777777" w:rsidTr="00941D52">
        <w:trPr>
          <w:trHeight w:val="20"/>
        </w:trPr>
        <w:tc>
          <w:tcPr>
            <w:tcW w:w="0" w:type="auto"/>
            <w:vAlign w:val="center"/>
          </w:tcPr>
          <w:p w14:paraId="17EAA5DD" w14:textId="77777777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9CB28" w14:textId="3672702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37606" w14:textId="0FFF6BF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[1.53;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73C2BC" w14:textId="447BF1D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02781F" w14:textId="45BCFD4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[1.53; 2.26]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C6FE3A" w14:textId="535F680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13BD0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1453DB4E" w14:textId="77777777" w:rsidTr="00941D52">
        <w:trPr>
          <w:trHeight w:val="20"/>
        </w:trPr>
        <w:tc>
          <w:tcPr>
            <w:tcW w:w="0" w:type="auto"/>
            <w:vAlign w:val="center"/>
          </w:tcPr>
          <w:p w14:paraId="24314C65" w14:textId="0054F988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4C8FB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313A5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7E88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C17E5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18482F" w14:textId="0E27F04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9633F3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2EE82E8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A79D2E7" w14:textId="74440B13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9CB7DD" w14:textId="13B0CC1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469239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44EC6" w14:textId="267043EA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EF95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215328" w14:textId="19D84FE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FEE5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5CFCB039" w14:textId="77777777" w:rsidTr="00941D52">
        <w:trPr>
          <w:trHeight w:val="20"/>
        </w:trPr>
        <w:tc>
          <w:tcPr>
            <w:tcW w:w="0" w:type="auto"/>
            <w:vAlign w:val="center"/>
          </w:tcPr>
          <w:p w14:paraId="3DD32A27" w14:textId="4F822EE2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4E638" w14:textId="206C52D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0DA31" w14:textId="6BBD59A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1.40]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F8090" w14:textId="0AFFA49C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3EA68" w14:textId="0B22C04D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[0.73; 1.40]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4664E" w14:textId="4F38085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5A5F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7D5F0820" w14:textId="77777777" w:rsidTr="00941D52">
        <w:trPr>
          <w:trHeight w:val="20"/>
        </w:trPr>
        <w:tc>
          <w:tcPr>
            <w:tcW w:w="0" w:type="auto"/>
            <w:vAlign w:val="center"/>
          </w:tcPr>
          <w:p w14:paraId="0F103729" w14:textId="6E7974E0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0DD2F" w14:textId="2C976D5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D2443F" w14:textId="44FD7B1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[1.07;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0D538" w14:textId="6DB80ED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07EE4" w14:textId="54B35A82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[1.07; 2.00]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0B77D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BF4E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4239E2C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1E9B5C8" w14:textId="799B08F8" w:rsidR="002B1B37" w:rsidRPr="00BB390A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B390A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F8016" w14:textId="53D23BC9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11C24F" w14:textId="66082B4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2.58]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57FCFA" w14:textId="2F99B17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91106F" w14:textId="17A87CF1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[1.15; 2.58]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3057DB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724C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lang w:val="en-GB"/>
              </w:rPr>
            </w:pPr>
          </w:p>
        </w:tc>
      </w:tr>
      <w:tr w:rsidR="002B1B37" w:rsidRPr="005B2974" w14:paraId="3888EA18" w14:textId="77777777" w:rsidTr="00941D52">
        <w:trPr>
          <w:trHeight w:val="20"/>
        </w:trPr>
        <w:tc>
          <w:tcPr>
            <w:tcW w:w="0" w:type="auto"/>
            <w:vAlign w:val="center"/>
          </w:tcPr>
          <w:p w14:paraId="4FA7A534" w14:textId="59F0062B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99A86" w14:textId="39AA38E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9F053" w14:textId="555D2D5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[2.06; 2.82]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5A4D9" w14:textId="1C0648FE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C20D0B" w14:textId="65744A7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[1.05; 2.38]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B54B6" w14:textId="27CC5B4B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6D8B61" w14:textId="068A11F3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11.0</w:t>
            </w:r>
          </w:p>
        </w:tc>
      </w:tr>
      <w:tr w:rsidR="002B1B37" w:rsidRPr="005B2974" w14:paraId="354AB6BD" w14:textId="77777777" w:rsidTr="00235E72">
        <w:trPr>
          <w:trHeight w:val="20"/>
        </w:trPr>
        <w:tc>
          <w:tcPr>
            <w:tcW w:w="0" w:type="auto"/>
            <w:vAlign w:val="center"/>
          </w:tcPr>
          <w:p w14:paraId="77897D19" w14:textId="1BFCE055" w:rsidR="002B1B37" w:rsidRPr="005B2974" w:rsidRDefault="002B1B37" w:rsidP="002B1B37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5B2974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9114E0" w14:textId="2B70DE96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ACBB1" w14:textId="209912BF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C4F195" w14:textId="05076E04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74C861" w14:textId="6839031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[1.13; 1.41]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38169E" w14:textId="603725F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87C05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5B2974" w14:paraId="41E875F8" w14:textId="77777777" w:rsidTr="004D1A64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9290C7" w14:textId="4DFAF21B" w:rsidR="002B1B37" w:rsidRPr="00BE45AF" w:rsidRDefault="002B1B37" w:rsidP="002B1B37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5B2974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5C8EA00" w14:textId="0ACC0870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7C5D552" w14:textId="6C988AE8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[0.76; 0.80]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B958407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1F6E731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103D4F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20CD8DE" w14:textId="77777777" w:rsidR="002B1B37" w:rsidRPr="005B2974" w:rsidRDefault="002B1B37" w:rsidP="002B1B37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6D023981" w14:textId="2F26E2C1" w:rsidR="00A042EF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A7FE6">
        <w:rPr>
          <w:rFonts w:ascii="Arial" w:hAnsi="Arial" w:cs="Arial"/>
          <w:lang w:val="en-GB"/>
        </w:rPr>
        <w:t xml:space="preserve">The </w:t>
      </w:r>
      <w:r w:rsidR="000A7FE6" w:rsidRPr="005B2974">
        <w:rPr>
          <w:rFonts w:ascii="Arial" w:hAnsi="Arial" w:cs="Arial"/>
          <w:lang w:val="en-GB"/>
        </w:rPr>
        <w:t>C-index</w:t>
      </w:r>
      <w:r w:rsidR="000A7FE6">
        <w:rPr>
          <w:rFonts w:ascii="Arial" w:hAnsi="Arial" w:cs="Arial"/>
          <w:lang w:val="en-GB"/>
        </w:rPr>
        <w:t xml:space="preserve"> is</w:t>
      </w:r>
      <w:r w:rsidR="0079211C" w:rsidRPr="005B2974">
        <w:rPr>
          <w:rFonts w:ascii="Arial" w:hAnsi="Arial" w:cs="Arial"/>
          <w:lang w:val="en-GB"/>
        </w:rPr>
        <w:t xml:space="preserve"> 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</w:t>
      </w:r>
      <w:r w:rsidR="00A042EF" w:rsidRPr="005B2974">
        <w:rPr>
          <w:rFonts w:ascii="Arial" w:hAnsi="Arial" w:cs="Arial"/>
          <w:lang w:val="en-GB"/>
        </w:rPr>
        <w:t>.</w:t>
      </w:r>
    </w:p>
    <w:p w14:paraId="688D9EBD" w14:textId="579743F4" w:rsidR="00120BD2" w:rsidRPr="005B2974" w:rsidRDefault="00120BD2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08AE56CC" w14:textId="5813BBFE" w:rsidR="00120BD2" w:rsidRPr="005B2974" w:rsidDel="001A7844" w:rsidRDefault="00120BD2" w:rsidP="00120BD2">
      <w:pPr>
        <w:pStyle w:val="FirstParagraph"/>
        <w:spacing w:before="0" w:after="0"/>
        <w:rPr>
          <w:del w:id="5" w:author="C.H.M. Maas" w:date="2022-06-09T11:05:00Z"/>
          <w:rFonts w:ascii="Arial" w:hAnsi="Arial" w:cs="Arial"/>
          <w:sz w:val="22"/>
          <w:szCs w:val="22"/>
          <w:lang w:val="en-GB"/>
        </w:rPr>
      </w:pPr>
      <w:del w:id="6" w:author="C.H.M. Maas" w:date="2022-06-09T11:05:00Z">
        <w:r w:rsidRPr="005B2974" w:rsidDel="001A7844">
          <w:rPr>
            <w:rFonts w:ascii="Arial" w:hAnsi="Arial" w:cs="Arial"/>
            <w:b/>
            <w:sz w:val="22"/>
            <w:szCs w:val="22"/>
            <w:lang w:val="en-GB"/>
          </w:rPr>
          <w:delText>Table S3. Final calibrated model predicting 5-year melanoma specific mortality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. This Table displays the hazard ratios together with the 95 percent confidence intervals of the </w:delText>
        </w:r>
        <w:r w:rsidR="00621A07" w:rsidRPr="005B2974" w:rsidDel="001A7844">
          <w:rPr>
            <w:rFonts w:ascii="Arial" w:hAnsi="Arial" w:cs="Arial"/>
            <w:sz w:val="22"/>
            <w:szCs w:val="22"/>
            <w:lang w:val="en-GB"/>
          </w:rPr>
          <w:delText>calibrated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 Cox proportional hazards model predicting 5-year recurrence selected by backward selection with p-values maximum of 0.01.</w:delText>
        </w:r>
      </w:del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3240C8" w:rsidRPr="00460AAF" w:rsidDel="001A7844" w14:paraId="2E868356" w14:textId="50FDC040" w:rsidTr="00B34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del w:id="7" w:author="C.H.M. Maas" w:date="2022-06-09T11:05:00Z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1D3EE1E9" w14:textId="081FE9FA" w:rsidR="003240C8" w:rsidRPr="005B2974" w:rsidDel="001A7844" w:rsidRDefault="003240C8" w:rsidP="00B34A9D">
            <w:pPr>
              <w:spacing w:after="0"/>
              <w:jc w:val="center"/>
              <w:rPr>
                <w:del w:id="8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06D640A" w14:textId="33A67F0B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9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0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Negative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4FA3968B" w14:textId="502C846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1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2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Positive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51D33434" w14:textId="04D3EB7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3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4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Importance</w:delText>
              </w:r>
            </w:del>
          </w:p>
        </w:tc>
      </w:tr>
      <w:tr w:rsidR="003240C8" w:rsidRPr="00460AAF" w:rsidDel="001A7844" w14:paraId="504D2B91" w14:textId="4989F226" w:rsidTr="00B34A9D">
        <w:trPr>
          <w:trHeight w:val="20"/>
          <w:del w:id="15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6948EA" w14:textId="31C526AD" w:rsidR="003240C8" w:rsidRPr="005B2974" w:rsidDel="001A7844" w:rsidRDefault="003240C8" w:rsidP="00B34A9D">
            <w:pPr>
              <w:spacing w:after="0"/>
              <w:rPr>
                <w:del w:id="16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1F2E92" w14:textId="31D39422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4A70BA" w14:textId="562272E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D379AB" w14:textId="473ECE6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21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2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EF76C1" w14:textId="4CD4E2CE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23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4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AB9796" w14:textId="167444B3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2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Main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E34EA6" w14:textId="0B33492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2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Int.</w:delText>
              </w:r>
            </w:del>
          </w:p>
        </w:tc>
      </w:tr>
      <w:tr w:rsidR="002B1B37" w:rsidRPr="00460AAF" w:rsidDel="001A7844" w14:paraId="60CEADD9" w14:textId="55AA4189" w:rsidTr="00B34A9D">
        <w:trPr>
          <w:trHeight w:val="20"/>
          <w:del w:id="29" w:author="C.H.M. Maas" w:date="2022-06-09T11:05:00Z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8D3DC8" w14:textId="53AE15ED" w:rsidR="002B1B37" w:rsidRPr="005B2974" w:rsidDel="001A7844" w:rsidRDefault="002B1B37" w:rsidP="002B1B37">
            <w:pPr>
              <w:pStyle w:val="Compact"/>
              <w:spacing w:before="0" w:after="0"/>
              <w:rPr>
                <w:del w:id="30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31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Positive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87EEE9" w14:textId="588BF44C" w:rsidR="002B1B37" w:rsidRPr="005B2974" w:rsidDel="001A7844" w:rsidRDefault="002B1B37" w:rsidP="002B1B37">
            <w:pPr>
              <w:spacing w:after="0"/>
              <w:jc w:val="center"/>
              <w:rPr>
                <w:del w:id="3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51E89" w14:textId="0C27E13A" w:rsidR="002B1B37" w:rsidRPr="005B2974" w:rsidDel="001A7844" w:rsidRDefault="002B1B37" w:rsidP="002B1B37">
            <w:pPr>
              <w:spacing w:after="0"/>
              <w:jc w:val="center"/>
              <w:rPr>
                <w:del w:id="3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148F5" w14:textId="7B90397E" w:rsidR="002B1B37" w:rsidRPr="005B2974" w:rsidDel="001A7844" w:rsidRDefault="002B1B37" w:rsidP="002B1B37">
            <w:pPr>
              <w:spacing w:after="0"/>
              <w:jc w:val="center"/>
              <w:rPr>
                <w:del w:id="3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5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36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3.08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BB04" w14:textId="349BDC4B" w:rsidR="002B1B37" w:rsidRPr="005B2974" w:rsidDel="001A7844" w:rsidRDefault="002B1B37" w:rsidP="002B1B37">
            <w:pPr>
              <w:spacing w:after="0"/>
              <w:jc w:val="center"/>
              <w:rPr>
                <w:del w:id="3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38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39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[2.54; 3.74]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5B6463" w14:textId="0B454650" w:rsidR="002B1B37" w:rsidRPr="005B2974" w:rsidDel="001A7844" w:rsidRDefault="002B1B37" w:rsidP="002B1B37">
            <w:pPr>
              <w:spacing w:after="0"/>
              <w:jc w:val="center"/>
              <w:rPr>
                <w:del w:id="4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41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42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140.5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7254D" w14:textId="7BA72102" w:rsidR="002B1B37" w:rsidRPr="005B2974" w:rsidDel="001A7844" w:rsidRDefault="002B1B37" w:rsidP="002B1B37">
            <w:pPr>
              <w:spacing w:after="0"/>
              <w:jc w:val="center"/>
              <w:rPr>
                <w:del w:id="4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39F80150" w14:textId="08301679" w:rsidTr="00B34A9D">
        <w:trPr>
          <w:trHeight w:val="20"/>
          <w:del w:id="44" w:author="C.H.M. Maas" w:date="2022-06-09T11:05:00Z"/>
        </w:trPr>
        <w:tc>
          <w:tcPr>
            <w:tcW w:w="0" w:type="auto"/>
            <w:vAlign w:val="center"/>
          </w:tcPr>
          <w:p w14:paraId="73F0447B" w14:textId="60E3DADB" w:rsidR="002B1B37" w:rsidRPr="005B2974" w:rsidDel="001A7844" w:rsidRDefault="002B1B37" w:rsidP="002B1B37">
            <w:pPr>
              <w:pStyle w:val="Compact"/>
              <w:spacing w:before="0" w:after="0"/>
              <w:rPr>
                <w:del w:id="4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4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01D0A" w14:textId="35CD429F" w:rsidR="002B1B37" w:rsidRPr="005B2974" w:rsidDel="001A7844" w:rsidRDefault="002B1B37" w:rsidP="002B1B37">
            <w:pPr>
              <w:spacing w:after="0"/>
              <w:jc w:val="center"/>
              <w:rPr>
                <w:del w:id="4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48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49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6FA4D" w14:textId="6C167280" w:rsidR="002B1B37" w:rsidRPr="005B2974" w:rsidDel="001A7844" w:rsidRDefault="002B1B37" w:rsidP="002B1B37">
            <w:pPr>
              <w:spacing w:after="0"/>
              <w:jc w:val="center"/>
              <w:rPr>
                <w:del w:id="5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51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52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1D2480" w14:textId="3579BC8F" w:rsidR="002B1B37" w:rsidRPr="005B2974" w:rsidDel="001A7844" w:rsidRDefault="002B1B37" w:rsidP="002B1B37">
            <w:pPr>
              <w:spacing w:after="0"/>
              <w:jc w:val="center"/>
              <w:rPr>
                <w:del w:id="5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54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55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E3C1C" w14:textId="2CC326FB" w:rsidR="002B1B37" w:rsidRPr="005B2974" w:rsidDel="001A7844" w:rsidRDefault="002B1B37" w:rsidP="002B1B37">
            <w:pPr>
              <w:spacing w:after="0"/>
              <w:jc w:val="center"/>
              <w:rPr>
                <w:del w:id="5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5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5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4D084" w14:textId="08E1508F" w:rsidR="002B1B37" w:rsidRPr="005B2974" w:rsidDel="001A7844" w:rsidRDefault="002B1B37" w:rsidP="002B1B37">
            <w:pPr>
              <w:spacing w:after="0"/>
              <w:jc w:val="center"/>
              <w:rPr>
                <w:del w:id="5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6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6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049B1" w14:textId="46DC3027" w:rsidR="002B1B37" w:rsidRPr="005B2974" w:rsidDel="001A7844" w:rsidRDefault="002B1B37" w:rsidP="002B1B37">
            <w:pPr>
              <w:spacing w:after="0"/>
              <w:jc w:val="center"/>
              <w:rPr>
                <w:del w:id="6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2944DE53" w14:textId="3559A166" w:rsidTr="00B34A9D">
        <w:trPr>
          <w:trHeight w:val="20"/>
          <w:del w:id="63" w:author="C.H.M. Maas" w:date="2022-06-09T11:05:00Z"/>
        </w:trPr>
        <w:tc>
          <w:tcPr>
            <w:tcW w:w="0" w:type="auto"/>
            <w:vAlign w:val="center"/>
          </w:tcPr>
          <w:p w14:paraId="7A57371F" w14:textId="5FDD0748" w:rsidR="002B1B37" w:rsidRPr="005B2974" w:rsidDel="001A7844" w:rsidRDefault="002B1B37" w:rsidP="002B1B37">
            <w:pPr>
              <w:pStyle w:val="Compact"/>
              <w:spacing w:before="0" w:after="0"/>
              <w:rPr>
                <w:del w:id="64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65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Ulceration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A9106" w14:textId="21CD5182" w:rsidR="002B1B37" w:rsidRPr="005B2974" w:rsidDel="001A7844" w:rsidRDefault="002B1B37" w:rsidP="002B1B37">
            <w:pPr>
              <w:spacing w:after="0"/>
              <w:jc w:val="center"/>
              <w:rPr>
                <w:del w:id="6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6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6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AA19F" w14:textId="4CB662A7" w:rsidR="002B1B37" w:rsidRPr="005B2974" w:rsidDel="001A7844" w:rsidRDefault="002B1B37" w:rsidP="002B1B37">
            <w:pPr>
              <w:spacing w:after="0"/>
              <w:jc w:val="center"/>
              <w:rPr>
                <w:del w:id="6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7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7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70FC8" w14:textId="19D19AD2" w:rsidR="002B1B37" w:rsidRPr="005B2974" w:rsidDel="001A7844" w:rsidRDefault="002B1B37" w:rsidP="002B1B37">
            <w:pPr>
              <w:spacing w:after="0"/>
              <w:jc w:val="center"/>
              <w:rPr>
                <w:del w:id="7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73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74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1515EB" w14:textId="72F598B5" w:rsidR="002B1B37" w:rsidRPr="005B2974" w:rsidDel="001A7844" w:rsidRDefault="002B1B37" w:rsidP="002B1B37">
            <w:pPr>
              <w:spacing w:after="0"/>
              <w:jc w:val="center"/>
              <w:rPr>
                <w:del w:id="7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76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77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69CEE" w14:textId="698AC267" w:rsidR="002B1B37" w:rsidRPr="005B2974" w:rsidDel="001A7844" w:rsidRDefault="002B1B37" w:rsidP="002B1B37">
            <w:pPr>
              <w:spacing w:after="0"/>
              <w:jc w:val="center"/>
              <w:rPr>
                <w:del w:id="7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79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80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39.5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F3805" w14:textId="0B50C9C7" w:rsidR="002B1B37" w:rsidRPr="005B2974" w:rsidDel="001A7844" w:rsidRDefault="002B1B37" w:rsidP="002B1B37">
            <w:pPr>
              <w:spacing w:after="0"/>
              <w:jc w:val="center"/>
              <w:rPr>
                <w:del w:id="8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5C14E73D" w14:textId="19BE4672" w:rsidTr="00B34A9D">
        <w:trPr>
          <w:trHeight w:val="20"/>
          <w:del w:id="82" w:author="C.H.M. Maas" w:date="2022-06-09T11:05:00Z"/>
        </w:trPr>
        <w:tc>
          <w:tcPr>
            <w:tcW w:w="0" w:type="auto"/>
            <w:vAlign w:val="center"/>
          </w:tcPr>
          <w:p w14:paraId="5211ED12" w14:textId="4DA1DD88" w:rsidR="002B1B37" w:rsidRPr="005B2974" w:rsidDel="001A7844" w:rsidRDefault="002B1B37" w:rsidP="002B1B37">
            <w:pPr>
              <w:pStyle w:val="Compact"/>
              <w:spacing w:before="0" w:after="0"/>
              <w:rPr>
                <w:del w:id="83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84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Location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099FE" w14:textId="55BC76AF" w:rsidR="002B1B37" w:rsidRPr="005B2974" w:rsidDel="001A7844" w:rsidRDefault="002B1B37" w:rsidP="002B1B37">
            <w:pPr>
              <w:spacing w:after="0"/>
              <w:jc w:val="center"/>
              <w:rPr>
                <w:del w:id="85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E05F91" w14:textId="3A21EDF8" w:rsidR="002B1B37" w:rsidRPr="005B2974" w:rsidDel="001A7844" w:rsidRDefault="002B1B37" w:rsidP="002B1B37">
            <w:pPr>
              <w:spacing w:after="0"/>
              <w:jc w:val="center"/>
              <w:rPr>
                <w:del w:id="86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23A8" w14:textId="42B30721" w:rsidR="002B1B37" w:rsidRPr="005B2974" w:rsidDel="001A7844" w:rsidRDefault="002B1B37" w:rsidP="002B1B37">
            <w:pPr>
              <w:spacing w:after="0"/>
              <w:jc w:val="center"/>
              <w:rPr>
                <w:del w:id="87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79FAD" w14:textId="69255421" w:rsidR="002B1B37" w:rsidRPr="005B2974" w:rsidDel="001A7844" w:rsidRDefault="002B1B37" w:rsidP="002B1B37">
            <w:pPr>
              <w:spacing w:after="0"/>
              <w:jc w:val="center"/>
              <w:rPr>
                <w:del w:id="88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579CE" w14:textId="58195958" w:rsidR="002B1B37" w:rsidRPr="005B2974" w:rsidDel="001A7844" w:rsidRDefault="002B1B37" w:rsidP="002B1B37">
            <w:pPr>
              <w:spacing w:after="0"/>
              <w:jc w:val="center"/>
              <w:rPr>
                <w:del w:id="89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5E9207" w14:textId="5F855943" w:rsidR="002B1B37" w:rsidRPr="005B2974" w:rsidDel="001A7844" w:rsidRDefault="002B1B37" w:rsidP="002B1B37">
            <w:pPr>
              <w:spacing w:after="0"/>
              <w:jc w:val="center"/>
              <w:rPr>
                <w:del w:id="90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55D51EB9" w14:textId="4B13C8E5" w:rsidTr="00B34A9D">
        <w:trPr>
          <w:trHeight w:val="20"/>
          <w:del w:id="91" w:author="C.H.M. Maas" w:date="2022-06-09T11:05:00Z"/>
        </w:trPr>
        <w:tc>
          <w:tcPr>
            <w:tcW w:w="0" w:type="auto"/>
            <w:vAlign w:val="center"/>
          </w:tcPr>
          <w:p w14:paraId="28F8010E" w14:textId="4A679EA3" w:rsidR="002B1B37" w:rsidRPr="005B2974" w:rsidDel="001A7844" w:rsidRDefault="002B1B37" w:rsidP="002B1B37">
            <w:pPr>
              <w:pStyle w:val="Compact"/>
              <w:spacing w:before="0" w:after="0"/>
              <w:rPr>
                <w:del w:id="92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93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Arm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D2D28" w14:textId="4F976790" w:rsidR="002B1B37" w:rsidRPr="005B2974" w:rsidDel="001A7844" w:rsidRDefault="002B1B37" w:rsidP="002B1B37">
            <w:pPr>
              <w:spacing w:after="0"/>
              <w:jc w:val="center"/>
              <w:rPr>
                <w:del w:id="9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95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96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A44C7" w14:textId="7E6CEF07" w:rsidR="002B1B37" w:rsidRPr="005B2974" w:rsidDel="001A7844" w:rsidRDefault="002B1B37" w:rsidP="002B1B37">
            <w:pPr>
              <w:spacing w:after="0"/>
              <w:jc w:val="center"/>
              <w:rPr>
                <w:del w:id="9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D59AF" w14:textId="05069FB9" w:rsidR="002B1B37" w:rsidRPr="005B2974" w:rsidDel="001A7844" w:rsidRDefault="002B1B37" w:rsidP="002B1B37">
            <w:pPr>
              <w:spacing w:after="0"/>
              <w:jc w:val="center"/>
              <w:rPr>
                <w:del w:id="9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99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00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69525" w14:textId="6A2A2C4F" w:rsidR="002B1B37" w:rsidRPr="005B2974" w:rsidDel="001A7844" w:rsidRDefault="002B1B37" w:rsidP="002B1B37">
            <w:pPr>
              <w:spacing w:after="0"/>
              <w:jc w:val="center"/>
              <w:rPr>
                <w:del w:id="10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48EFA" w14:textId="6EF2C410" w:rsidR="002B1B37" w:rsidRPr="005B2974" w:rsidDel="001A7844" w:rsidRDefault="002B1B37" w:rsidP="002B1B37">
            <w:pPr>
              <w:spacing w:after="0"/>
              <w:jc w:val="center"/>
              <w:rPr>
                <w:del w:id="10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DBAD3" w14:textId="72589332" w:rsidR="002B1B37" w:rsidRPr="005B2974" w:rsidDel="001A7844" w:rsidRDefault="002B1B37" w:rsidP="002B1B37">
            <w:pPr>
              <w:spacing w:after="0"/>
              <w:jc w:val="center"/>
              <w:rPr>
                <w:del w:id="10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5A7A693D" w14:textId="351C0ACA" w:rsidTr="00B34A9D">
        <w:trPr>
          <w:trHeight w:val="20"/>
          <w:del w:id="104" w:author="C.H.M. Maas" w:date="2022-06-09T11:05:00Z"/>
        </w:trPr>
        <w:tc>
          <w:tcPr>
            <w:tcW w:w="0" w:type="auto"/>
            <w:vAlign w:val="center"/>
          </w:tcPr>
          <w:p w14:paraId="6C0880FC" w14:textId="3F69BB19" w:rsidR="002B1B37" w:rsidRPr="005B2974" w:rsidDel="001A7844" w:rsidRDefault="002B1B37" w:rsidP="002B1B37">
            <w:pPr>
              <w:pStyle w:val="Compact"/>
              <w:spacing w:before="0" w:after="0"/>
              <w:rPr>
                <w:del w:id="105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106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Leg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494553" w14:textId="4428026D" w:rsidR="002B1B37" w:rsidRPr="005B2974" w:rsidDel="001A7844" w:rsidRDefault="002B1B37" w:rsidP="002B1B37">
            <w:pPr>
              <w:spacing w:after="0"/>
              <w:jc w:val="center"/>
              <w:rPr>
                <w:del w:id="10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08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09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54BB5" w14:textId="528FD6A3" w:rsidR="002B1B37" w:rsidRPr="005B2974" w:rsidDel="001A7844" w:rsidRDefault="002B1B37" w:rsidP="002B1B37">
            <w:pPr>
              <w:spacing w:after="0"/>
              <w:jc w:val="center"/>
              <w:rPr>
                <w:del w:id="11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11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12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62E54" w14:textId="2FEDE64A" w:rsidR="002B1B37" w:rsidRPr="005B2974" w:rsidDel="001A7844" w:rsidRDefault="002B1B37" w:rsidP="002B1B37">
            <w:pPr>
              <w:spacing w:after="0"/>
              <w:jc w:val="center"/>
              <w:rPr>
                <w:del w:id="11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14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15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C229C" w14:textId="5FF84688" w:rsidR="002B1B37" w:rsidRPr="005B2974" w:rsidDel="001A7844" w:rsidRDefault="002B1B37" w:rsidP="002B1B37">
            <w:pPr>
              <w:spacing w:after="0"/>
              <w:jc w:val="center"/>
              <w:rPr>
                <w:del w:id="11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1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1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88932" w14:textId="46CC4D6F" w:rsidR="002B1B37" w:rsidRPr="005B2974" w:rsidDel="001A7844" w:rsidRDefault="002B1B37" w:rsidP="002B1B37">
            <w:pPr>
              <w:spacing w:after="0"/>
              <w:jc w:val="center"/>
              <w:rPr>
                <w:del w:id="11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2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2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22.1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42ACB" w14:textId="26C38041" w:rsidR="002B1B37" w:rsidRPr="005B2974" w:rsidDel="001A7844" w:rsidRDefault="002B1B37" w:rsidP="002B1B37">
            <w:pPr>
              <w:spacing w:after="0"/>
              <w:jc w:val="center"/>
              <w:rPr>
                <w:del w:id="12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004FE503" w14:textId="6496F6FD" w:rsidTr="00B34A9D">
        <w:trPr>
          <w:trHeight w:val="20"/>
          <w:del w:id="123" w:author="C.H.M. Maas" w:date="2022-06-09T11:05:00Z"/>
        </w:trPr>
        <w:tc>
          <w:tcPr>
            <w:tcW w:w="0" w:type="auto"/>
            <w:vAlign w:val="center"/>
          </w:tcPr>
          <w:p w14:paraId="25242B8B" w14:textId="3D43B36E" w:rsidR="002B1B37" w:rsidRPr="005B2974" w:rsidDel="001A7844" w:rsidRDefault="002B1B37" w:rsidP="002B1B37">
            <w:pPr>
              <w:pStyle w:val="Compact"/>
              <w:spacing w:before="0" w:after="0"/>
              <w:rPr>
                <w:del w:id="124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125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Trunk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739ED" w14:textId="7204F30A" w:rsidR="002B1B37" w:rsidRPr="005B2974" w:rsidDel="001A7844" w:rsidRDefault="002B1B37" w:rsidP="002B1B37">
            <w:pPr>
              <w:spacing w:after="0"/>
              <w:jc w:val="center"/>
              <w:rPr>
                <w:del w:id="12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2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2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62F68" w14:textId="0D30B88C" w:rsidR="002B1B37" w:rsidRPr="005B2974" w:rsidDel="001A7844" w:rsidRDefault="002B1B37" w:rsidP="002B1B37">
            <w:pPr>
              <w:spacing w:after="0"/>
              <w:jc w:val="center"/>
              <w:rPr>
                <w:del w:id="12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3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3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5A1CB" w14:textId="14C61A70" w:rsidR="002B1B37" w:rsidRPr="005B2974" w:rsidDel="001A7844" w:rsidRDefault="002B1B37" w:rsidP="002B1B37">
            <w:pPr>
              <w:spacing w:after="0"/>
              <w:jc w:val="center"/>
              <w:rPr>
                <w:del w:id="13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33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34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CA9A2" w14:textId="4E071ABF" w:rsidR="002B1B37" w:rsidRPr="005B2974" w:rsidDel="001A7844" w:rsidRDefault="002B1B37" w:rsidP="002B1B37">
            <w:pPr>
              <w:spacing w:after="0"/>
              <w:jc w:val="center"/>
              <w:rPr>
                <w:del w:id="13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36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37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4913B" w14:textId="0199E769" w:rsidR="002B1B37" w:rsidRPr="005B2974" w:rsidDel="001A7844" w:rsidRDefault="002B1B37" w:rsidP="002B1B37">
            <w:pPr>
              <w:spacing w:after="0"/>
              <w:jc w:val="center"/>
              <w:rPr>
                <w:del w:id="13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4550F" w14:textId="084F4857" w:rsidR="002B1B37" w:rsidRPr="005B2974" w:rsidDel="001A7844" w:rsidRDefault="002B1B37" w:rsidP="002B1B37">
            <w:pPr>
              <w:spacing w:after="0"/>
              <w:jc w:val="center"/>
              <w:rPr>
                <w:del w:id="13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545EA91A" w14:textId="2F1EBBE9" w:rsidTr="00B34A9D">
        <w:trPr>
          <w:trHeight w:val="20"/>
          <w:del w:id="140" w:author="C.H.M. Maas" w:date="2022-06-09T11:05:00Z"/>
        </w:trPr>
        <w:tc>
          <w:tcPr>
            <w:tcW w:w="0" w:type="auto"/>
            <w:vAlign w:val="center"/>
          </w:tcPr>
          <w:p w14:paraId="14115F49" w14:textId="0090036C" w:rsidR="002B1B37" w:rsidRPr="005B2974" w:rsidDel="001A7844" w:rsidRDefault="002B1B37" w:rsidP="002B1B37">
            <w:pPr>
              <w:pStyle w:val="Compact"/>
              <w:spacing w:before="0" w:after="0"/>
              <w:rPr>
                <w:del w:id="141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142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Head and neck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13A06" w14:textId="3C5F251B" w:rsidR="002B1B37" w:rsidRPr="005B2974" w:rsidDel="001A7844" w:rsidRDefault="002B1B37" w:rsidP="002B1B37">
            <w:pPr>
              <w:spacing w:after="0"/>
              <w:jc w:val="center"/>
              <w:rPr>
                <w:del w:id="14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44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45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C03D3" w14:textId="2F53A239" w:rsidR="002B1B37" w:rsidRPr="005B2974" w:rsidDel="001A7844" w:rsidRDefault="002B1B37" w:rsidP="002B1B37">
            <w:pPr>
              <w:spacing w:after="0"/>
              <w:jc w:val="center"/>
              <w:rPr>
                <w:del w:id="14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4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4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BAD9E" w14:textId="6117F427" w:rsidR="002B1B37" w:rsidRPr="005B2974" w:rsidDel="001A7844" w:rsidRDefault="002B1B37" w:rsidP="002B1B37">
            <w:pPr>
              <w:spacing w:after="0"/>
              <w:jc w:val="center"/>
              <w:rPr>
                <w:del w:id="14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5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5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503289" w14:textId="337D5F9E" w:rsidR="002B1B37" w:rsidRPr="005B2974" w:rsidDel="001A7844" w:rsidRDefault="002B1B37" w:rsidP="002B1B37">
            <w:pPr>
              <w:spacing w:after="0"/>
              <w:jc w:val="center"/>
              <w:rPr>
                <w:del w:id="15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53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54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F64B9" w14:textId="6BC9F70E" w:rsidR="002B1B37" w:rsidRPr="005B2974" w:rsidDel="001A7844" w:rsidRDefault="002B1B37" w:rsidP="002B1B37">
            <w:pPr>
              <w:spacing w:after="0"/>
              <w:jc w:val="center"/>
              <w:rPr>
                <w:del w:id="15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7D478" w14:textId="3E17B8F1" w:rsidR="002B1B37" w:rsidRPr="005B2974" w:rsidDel="001A7844" w:rsidRDefault="002B1B37" w:rsidP="002B1B37">
            <w:pPr>
              <w:spacing w:after="0"/>
              <w:jc w:val="center"/>
              <w:rPr>
                <w:del w:id="15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2BAF2FA3" w14:textId="62197676" w:rsidTr="00B34A9D">
        <w:trPr>
          <w:trHeight w:val="20"/>
          <w:del w:id="157" w:author="C.H.M. Maas" w:date="2022-06-09T11:05:00Z"/>
        </w:trPr>
        <w:tc>
          <w:tcPr>
            <w:tcW w:w="0" w:type="auto"/>
            <w:vAlign w:val="center"/>
          </w:tcPr>
          <w:p w14:paraId="4E8A3C69" w14:textId="443AAAD1" w:rsidR="002B1B37" w:rsidRPr="005B2974" w:rsidDel="001A7844" w:rsidRDefault="002B1B37" w:rsidP="002B1B37">
            <w:pPr>
              <w:pStyle w:val="Compact"/>
              <w:spacing w:before="0" w:after="0"/>
              <w:rPr>
                <w:del w:id="158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159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C6C8D" w14:textId="41121F66" w:rsidR="002B1B37" w:rsidRPr="005B2974" w:rsidDel="001A7844" w:rsidRDefault="002B1B37" w:rsidP="002B1B37">
            <w:pPr>
              <w:spacing w:after="0"/>
              <w:jc w:val="center"/>
              <w:rPr>
                <w:del w:id="16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61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62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2.46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D1FFC" w14:textId="3C3760DA" w:rsidR="002B1B37" w:rsidRPr="005B2974" w:rsidDel="001A7844" w:rsidRDefault="002B1B37" w:rsidP="002B1B37">
            <w:pPr>
              <w:spacing w:after="0"/>
              <w:jc w:val="center"/>
              <w:rPr>
                <w:del w:id="16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64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65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[2.16; 2.80]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0DA51" w14:textId="06D50EC1" w:rsidR="002B1B37" w:rsidRPr="005B2974" w:rsidDel="001A7844" w:rsidRDefault="002B1B37" w:rsidP="002B1B37">
            <w:pPr>
              <w:spacing w:after="0"/>
              <w:jc w:val="center"/>
              <w:rPr>
                <w:del w:id="16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6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6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1.62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A4321D" w14:textId="41A83175" w:rsidR="002B1B37" w:rsidRPr="005B2974" w:rsidDel="001A7844" w:rsidRDefault="002B1B37" w:rsidP="002B1B37">
            <w:pPr>
              <w:spacing w:after="0"/>
              <w:jc w:val="center"/>
              <w:rPr>
                <w:del w:id="16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7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7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[1.16;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235076" w14:textId="4177C2CB" w:rsidR="002B1B37" w:rsidRPr="005B2974" w:rsidDel="001A7844" w:rsidRDefault="002B1B37" w:rsidP="002B1B37">
            <w:pPr>
              <w:spacing w:after="0"/>
              <w:jc w:val="center"/>
              <w:rPr>
                <w:del w:id="17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73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74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207.7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2951B" w14:textId="764C244C" w:rsidR="002B1B37" w:rsidRPr="005B2974" w:rsidDel="001A7844" w:rsidRDefault="002B1B37" w:rsidP="002B1B37">
            <w:pPr>
              <w:spacing w:after="0"/>
              <w:jc w:val="center"/>
              <w:rPr>
                <w:del w:id="17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76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77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16.1</w:delText>
              </w:r>
            </w:del>
          </w:p>
        </w:tc>
      </w:tr>
      <w:tr w:rsidR="002B1B37" w:rsidRPr="00460AAF" w:rsidDel="001A7844" w14:paraId="33DAE5F8" w14:textId="067AC8FC" w:rsidTr="00235E72">
        <w:trPr>
          <w:trHeight w:val="20"/>
          <w:del w:id="178" w:author="C.H.M. Maas" w:date="2022-06-09T11:05:00Z"/>
        </w:trPr>
        <w:tc>
          <w:tcPr>
            <w:tcW w:w="0" w:type="auto"/>
            <w:vAlign w:val="center"/>
          </w:tcPr>
          <w:p w14:paraId="7AC33962" w14:textId="5C879D06" w:rsidR="002B1B37" w:rsidRPr="005B2974" w:rsidDel="001A7844" w:rsidRDefault="002B1B37" w:rsidP="002B1B37">
            <w:pPr>
              <w:pStyle w:val="Compact"/>
              <w:spacing w:before="0" w:after="0"/>
              <w:rPr>
                <w:del w:id="17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8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SN tumour burden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D5525" w14:textId="599FD8E7" w:rsidR="002B1B37" w:rsidRPr="005B2974" w:rsidDel="001A7844" w:rsidRDefault="002B1B37" w:rsidP="002B1B37">
            <w:pPr>
              <w:spacing w:after="0"/>
              <w:jc w:val="center"/>
              <w:rPr>
                <w:del w:id="18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383FB0" w14:textId="6450FB12" w:rsidR="002B1B37" w:rsidRPr="005B2974" w:rsidDel="001A7844" w:rsidRDefault="002B1B37" w:rsidP="002B1B37">
            <w:pPr>
              <w:spacing w:after="0"/>
              <w:jc w:val="center"/>
              <w:rPr>
                <w:del w:id="18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01536" w14:textId="11A97BB0" w:rsidR="002B1B37" w:rsidRPr="005B2974" w:rsidDel="001A7844" w:rsidRDefault="002B1B37" w:rsidP="002B1B37">
            <w:pPr>
              <w:spacing w:after="0"/>
              <w:jc w:val="center"/>
              <w:rPr>
                <w:del w:id="18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84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85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1.23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A7D07" w14:textId="08FE22CD" w:rsidR="002B1B37" w:rsidRPr="005B2974" w:rsidDel="001A7844" w:rsidRDefault="002B1B37" w:rsidP="002B1B37">
            <w:pPr>
              <w:spacing w:after="0"/>
              <w:jc w:val="center"/>
              <w:rPr>
                <w:del w:id="18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8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8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[1.12; 1.35]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B4929" w14:textId="7B8F6983" w:rsidR="002B1B37" w:rsidRPr="005B2974" w:rsidDel="001A7844" w:rsidRDefault="002B1B37" w:rsidP="002B1B37">
            <w:pPr>
              <w:spacing w:after="0"/>
              <w:jc w:val="center"/>
              <w:rPr>
                <w:del w:id="18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9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9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19.2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429F02" w14:textId="47CFB5B5" w:rsidR="002B1B37" w:rsidRPr="005B2974" w:rsidDel="001A7844" w:rsidRDefault="002B1B37" w:rsidP="002B1B37">
            <w:pPr>
              <w:spacing w:after="0"/>
              <w:jc w:val="center"/>
              <w:rPr>
                <w:del w:id="19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60AAF" w:rsidDel="001A7844" w14:paraId="392E2D4D" w14:textId="085E2D56" w:rsidTr="004D1A64">
        <w:trPr>
          <w:trHeight w:val="20"/>
          <w:del w:id="193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FB5378D" w14:textId="3CDDC780" w:rsidR="002B1B37" w:rsidRPr="00BE45AF" w:rsidDel="001A7844" w:rsidRDefault="002B1B37" w:rsidP="002B1B37">
            <w:pPr>
              <w:pStyle w:val="Compact"/>
              <w:spacing w:before="0" w:after="0"/>
              <w:rPr>
                <w:del w:id="194" w:author="C.H.M. Maas" w:date="2022-06-09T11:05:00Z"/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del w:id="195" w:author="C.H.M. Maas" w:date="2022-06-09T11:05:00Z">
              <w:r w:rsidRPr="005B2974" w:rsidDel="001A7844">
                <w:rPr>
                  <w:rFonts w:ascii="Arial" w:hAnsi="Arial" w:cs="Arial"/>
                  <w:i/>
                  <w:sz w:val="22"/>
                  <w:szCs w:val="22"/>
                  <w:lang w:val="en-GB"/>
                </w:rPr>
                <w:delText>C-index</w:delText>
              </w:r>
              <w:r w:rsidDel="001A7844">
                <w:rPr>
                  <w:rFonts w:ascii="Arial" w:hAnsi="Arial" w:cs="Arial"/>
                  <w:i/>
                  <w:sz w:val="22"/>
                  <w:szCs w:val="22"/>
                  <w:vertAlign w:val="superscript"/>
                  <w:lang w:val="en-GB"/>
                </w:rPr>
                <w:delText>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2121F9" w14:textId="360481C3" w:rsidR="002B1B37" w:rsidRPr="005B2974" w:rsidDel="001A7844" w:rsidRDefault="002B1B37" w:rsidP="002B1B37">
            <w:pPr>
              <w:spacing w:after="0"/>
              <w:jc w:val="center"/>
              <w:rPr>
                <w:del w:id="19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97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198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2109C7" w14:textId="3158151D" w:rsidR="002B1B37" w:rsidRPr="005B2974" w:rsidDel="001A7844" w:rsidRDefault="002B1B37" w:rsidP="002B1B37">
            <w:pPr>
              <w:spacing w:after="0"/>
              <w:jc w:val="center"/>
              <w:rPr>
                <w:del w:id="19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0" w:author="C.H.M. Maas" w:date="2022-06-09T11:05:00Z">
              <w:r w:rsidRPr="00460AAF" w:rsidDel="001A7844">
                <w:rPr>
                  <w:rFonts w:ascii="Arial" w:hAnsi="Arial" w:cs="Arial"/>
                  <w:color w:val="000000"/>
                  <w:sz w:val="22"/>
                  <w:szCs w:val="22"/>
                  <w:rPrChange w:id="201" w:author="C.H.M. Maas [2]" w:date="2022-06-09T14:04:00Z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80D33C" w14:textId="1B2EB734" w:rsidR="002B1B37" w:rsidRPr="005B2974" w:rsidDel="001A7844" w:rsidRDefault="002B1B37" w:rsidP="002B1B37">
            <w:pPr>
              <w:spacing w:after="0"/>
              <w:jc w:val="center"/>
              <w:rPr>
                <w:del w:id="20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348AA1" w14:textId="6A370C2C" w:rsidR="002B1B37" w:rsidRPr="005B2974" w:rsidDel="001A7844" w:rsidRDefault="002B1B37" w:rsidP="002B1B37">
            <w:pPr>
              <w:spacing w:after="0"/>
              <w:jc w:val="center"/>
              <w:rPr>
                <w:del w:id="20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B6F031" w14:textId="5CDADC5C" w:rsidR="002B1B37" w:rsidRPr="005B2974" w:rsidDel="001A7844" w:rsidRDefault="002B1B37" w:rsidP="002B1B37">
            <w:pPr>
              <w:spacing w:after="0"/>
              <w:jc w:val="center"/>
              <w:rPr>
                <w:del w:id="20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29805D" w14:textId="5344903C" w:rsidR="002B1B37" w:rsidRPr="005B2974" w:rsidDel="001A7844" w:rsidRDefault="002B1B37" w:rsidP="002B1B37">
            <w:pPr>
              <w:spacing w:after="0"/>
              <w:jc w:val="center"/>
              <w:rPr>
                <w:del w:id="20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1FCCA3A3" w14:textId="5F5A2A74" w:rsidR="00120BD2" w:rsidRPr="005B2974" w:rsidDel="001A7844" w:rsidRDefault="00BE45AF" w:rsidP="008950EC">
      <w:pPr>
        <w:spacing w:after="0" w:line="240" w:lineRule="auto"/>
        <w:rPr>
          <w:del w:id="206" w:author="C.H.M. Maas" w:date="2022-06-09T11:05:00Z"/>
          <w:rFonts w:ascii="Arial" w:hAnsi="Arial" w:cs="Arial"/>
          <w:lang w:val="en-GB"/>
        </w:rPr>
      </w:pPr>
      <w:del w:id="207" w:author="C.H.M. Maas" w:date="2022-06-09T11:05:00Z">
        <w:r w:rsidDel="001A7844">
          <w:rPr>
            <w:rFonts w:ascii="Arial" w:hAnsi="Arial" w:cs="Arial"/>
            <w:vertAlign w:val="superscript"/>
            <w:lang w:val="en-GB"/>
          </w:rPr>
          <w:delText>1</w:delText>
        </w:r>
        <w:r w:rsidR="000A7FE6" w:rsidDel="001A7844">
          <w:rPr>
            <w:rFonts w:ascii="Arial" w:hAnsi="Arial" w:cs="Arial"/>
            <w:lang w:val="en-GB"/>
          </w:rPr>
          <w:delText xml:space="preserve">The </w:delText>
        </w:r>
        <w:r w:rsidR="000A7FE6" w:rsidRPr="005B2974" w:rsidDel="001A7844">
          <w:rPr>
            <w:rFonts w:ascii="Arial" w:hAnsi="Arial" w:cs="Arial"/>
            <w:lang w:val="en-GB"/>
          </w:rPr>
          <w:delText>C-index</w:delText>
        </w:r>
        <w:r w:rsidR="000A7FE6" w:rsidDel="001A7844">
          <w:rPr>
            <w:rFonts w:ascii="Arial" w:hAnsi="Arial" w:cs="Arial"/>
            <w:lang w:val="en-GB"/>
          </w:rPr>
          <w:delText xml:space="preserve"> is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 corrected for optimism. Abbreviations: SN, sentinel  node; HR, hazard ratio; CI, 95 percent confidence interval; Importance defined by the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 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chi-square Wald-statistic; Main the Wald-statistic for the main effect of the coefficient; Int., the 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Wald-statistic for the </w:delText>
        </w:r>
        <w:r w:rsidR="00120BD2" w:rsidRPr="005B2974" w:rsidDel="001A7844">
          <w:rPr>
            <w:rFonts w:ascii="Arial" w:hAnsi="Arial" w:cs="Arial"/>
            <w:lang w:val="en-GB"/>
          </w:rPr>
          <w:delText>interaction term with positive SN status.</w:delText>
        </w:r>
      </w:del>
    </w:p>
    <w:p w14:paraId="5F8F22E6" w14:textId="113AC8B2" w:rsidR="005C066E" w:rsidRPr="005B2974" w:rsidRDefault="001A7844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Style w:val="CommentReference"/>
        </w:rPr>
        <w:commentReference w:id="208"/>
      </w:r>
    </w:p>
    <w:p w14:paraId="744DC304" w14:textId="77777777" w:rsidR="00A73275" w:rsidRDefault="00A73275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684821EF" w14:textId="7B5483B5" w:rsidR="005C066E" w:rsidRPr="005B2974" w:rsidRDefault="005C066E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Other results</w:t>
      </w:r>
    </w:p>
    <w:p w14:paraId="31F96AEA" w14:textId="77777777" w:rsid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432771D" w14:textId="44A86291" w:rsidR="006601B0" w:rsidRPr="006601B0" w:rsidRDefault="006601B0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Table S1. </w:t>
      </w:r>
      <w:r w:rsidR="00F22A64">
        <w:rPr>
          <w:rFonts w:ascii="Arial" w:hAnsi="Arial" w:cs="Arial"/>
          <w:b/>
          <w:lang w:val="en-GB"/>
        </w:rPr>
        <w:t>Average n</w:t>
      </w:r>
      <w:r>
        <w:rPr>
          <w:rFonts w:ascii="Arial" w:hAnsi="Arial" w:cs="Arial"/>
          <w:b/>
          <w:lang w:val="en-GB"/>
        </w:rPr>
        <w:t>umber of patients</w:t>
      </w:r>
      <w:r w:rsidR="00FB7240">
        <w:rPr>
          <w:rFonts w:ascii="Arial" w:hAnsi="Arial" w:cs="Arial"/>
          <w:b/>
          <w:lang w:val="en-GB"/>
        </w:rPr>
        <w:t xml:space="preserve"> </w:t>
      </w:r>
      <w:r>
        <w:rPr>
          <w:rFonts w:ascii="Arial" w:hAnsi="Arial" w:cs="Arial"/>
          <w:b/>
          <w:lang w:val="en-GB"/>
        </w:rPr>
        <w:t>in each</w:t>
      </w:r>
      <w:r w:rsidR="001E22C6">
        <w:rPr>
          <w:rFonts w:ascii="Arial" w:hAnsi="Arial" w:cs="Arial"/>
          <w:b/>
          <w:lang w:val="en-GB"/>
        </w:rPr>
        <w:t xml:space="preserve"> class of</w:t>
      </w:r>
      <w:r>
        <w:rPr>
          <w:rFonts w:ascii="Arial" w:hAnsi="Arial" w:cs="Arial"/>
          <w:b/>
          <w:lang w:val="en-GB"/>
        </w:rPr>
        <w:t xml:space="preserve"> AJCC7 and AJCC8 </w:t>
      </w:r>
      <w:r w:rsidR="00B95690">
        <w:rPr>
          <w:rFonts w:ascii="Arial" w:hAnsi="Arial" w:cs="Arial"/>
          <w:b/>
          <w:lang w:val="en-GB"/>
        </w:rPr>
        <w:t>of</w:t>
      </w:r>
      <w:r w:rsidR="00F22A64">
        <w:rPr>
          <w:rFonts w:ascii="Arial" w:hAnsi="Arial" w:cs="Arial"/>
          <w:b/>
          <w:lang w:val="en-GB"/>
        </w:rPr>
        <w:t xml:space="preserve"> the five</w:t>
      </w:r>
      <w:r>
        <w:rPr>
          <w:rFonts w:ascii="Arial" w:hAnsi="Arial" w:cs="Arial"/>
          <w:b/>
          <w:lang w:val="en-GB"/>
        </w:rPr>
        <w:t xml:space="preserve"> </w:t>
      </w:r>
      <w:r w:rsidR="00AC54F0">
        <w:rPr>
          <w:rFonts w:ascii="Arial" w:hAnsi="Arial" w:cs="Arial"/>
          <w:b/>
          <w:lang w:val="en-GB"/>
        </w:rPr>
        <w:t>imputed data sets</w:t>
      </w:r>
      <w:r>
        <w:rPr>
          <w:rFonts w:ascii="Arial" w:hAnsi="Arial" w:cs="Arial"/>
          <w:b/>
          <w:lang w:val="en-GB"/>
        </w:rPr>
        <w:t>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1"/>
        <w:gridCol w:w="837"/>
        <w:gridCol w:w="837"/>
      </w:tblGrid>
      <w:tr w:rsidR="005E03EE" w:rsidRPr="008450A7" w14:paraId="3E3C0BC9" w14:textId="1B5451BB" w:rsidTr="005E03EE">
        <w:trPr>
          <w:trHeight w:val="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4C4E9E0" w14:textId="58DDCDF7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Class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1DC1B8" w14:textId="2E44E688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3ED30" w14:textId="588C5D24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B68BB" w:rsidRPr="008450A7" w14:paraId="24B8178E" w14:textId="2A3E6638" w:rsidTr="00235E72">
        <w:trPr>
          <w:trHeight w:val="57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760C" w14:textId="0467608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DB283E" w14:textId="1DD43EE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16E9DA" w14:textId="4EFF5BB3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253</w:t>
            </w:r>
          </w:p>
        </w:tc>
      </w:tr>
      <w:tr w:rsidR="000B68BB" w:rsidRPr="008450A7" w14:paraId="39BCDCF9" w14:textId="6F935583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6C5D1B" w14:textId="6F442C1B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FDDC2B" w14:textId="4C2F17F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07861" w14:textId="012439BE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1496</w:t>
            </w:r>
          </w:p>
        </w:tc>
      </w:tr>
      <w:tr w:rsidR="000B68BB" w:rsidRPr="008450A7" w14:paraId="2223AB7E" w14:textId="155845BD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761673" w14:textId="2000E43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DE7FA0" w14:textId="3F48470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6C5E2" w14:textId="5ED09FE7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</w:tr>
      <w:tr w:rsidR="000B68BB" w:rsidRPr="008450A7" w14:paraId="1DA0CF7D" w14:textId="7C2473F5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76C57B" w14:textId="0F380AC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5D1856" w14:textId="2041CAA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AD59AB" w14:textId="1E62D370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</w:tr>
      <w:tr w:rsidR="000B68BB" w:rsidRPr="008450A7" w14:paraId="266212F9" w14:textId="0CE77C97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44B5D1" w14:textId="428C55A4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EF0A5B" w14:textId="16391548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2D090" w14:textId="3498FB7A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</w:tr>
      <w:tr w:rsidR="000B68BB" w:rsidRPr="008450A7" w14:paraId="59502F92" w14:textId="30ECA67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7E962D" w14:textId="478D9CD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51A0A7" w14:textId="16254BB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AFF48" w14:textId="5260FC7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199</w:t>
            </w:r>
          </w:p>
        </w:tc>
      </w:tr>
      <w:tr w:rsidR="000B68BB" w:rsidRPr="008450A7" w14:paraId="285AE08E" w14:textId="73F77B8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3DE268" w14:textId="759AFF96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02B9C3" w14:textId="7F250D0E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66DDE" w14:textId="0F11319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208</w:t>
            </w:r>
          </w:p>
        </w:tc>
      </w:tr>
      <w:tr w:rsidR="000B68BB" w:rsidRPr="008450A7" w14:paraId="45D194DE" w14:textId="65191711" w:rsidTr="000B68BB">
        <w:trPr>
          <w:trHeight w:val="57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1656D7F" w14:textId="6889987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82C26" w14:textId="575C128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15359B" w14:textId="0B35EA23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476</w:t>
            </w:r>
          </w:p>
        </w:tc>
      </w:tr>
      <w:tr w:rsidR="000B68BB" w:rsidRPr="008450A7" w14:paraId="3E0B982C" w14:textId="4D8ACDAB" w:rsidTr="000B68BB">
        <w:trPr>
          <w:trHeight w:val="57"/>
        </w:trPr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EB68" w14:textId="25F32BD0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DBF9382" w14:textId="4BD2820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EC831AC" w14:textId="549CC78D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</w:tr>
    </w:tbl>
    <w:p w14:paraId="7DE5AF3C" w14:textId="2BD569DA" w:rsidR="0005797C" w:rsidRDefault="002E3CEA" w:rsidP="0005797C">
      <w:pPr>
        <w:spacing w:after="0" w:line="240" w:lineRule="auto"/>
        <w:rPr>
          <w:rFonts w:ascii="Arial" w:hAnsi="Arial" w:cs="Arial"/>
          <w:lang w:val="en-GB"/>
        </w:rPr>
      </w:pPr>
      <w:r w:rsidRPr="002E3CEA">
        <w:rPr>
          <w:rFonts w:ascii="Arial" w:hAnsi="Arial" w:cs="Arial"/>
          <w:lang w:val="en-GB"/>
        </w:rPr>
        <w:t xml:space="preserve">*Class IIID </w:t>
      </w:r>
      <w:r w:rsidR="009004BA">
        <w:rPr>
          <w:rFonts w:ascii="Arial" w:hAnsi="Arial" w:cs="Arial"/>
          <w:lang w:val="en-GB"/>
        </w:rPr>
        <w:t xml:space="preserve">is not a class </w:t>
      </w:r>
      <w:r w:rsidR="00340C7E">
        <w:rPr>
          <w:rFonts w:ascii="Arial" w:hAnsi="Arial" w:cs="Arial"/>
          <w:lang w:val="en-GB"/>
        </w:rPr>
        <w:t>defined by</w:t>
      </w:r>
      <w:r w:rsidR="009004BA">
        <w:rPr>
          <w:rFonts w:ascii="Arial" w:hAnsi="Arial" w:cs="Arial"/>
          <w:lang w:val="en-GB"/>
        </w:rPr>
        <w:t xml:space="preserve"> </w:t>
      </w:r>
      <w:r w:rsidR="00556633">
        <w:rPr>
          <w:rFonts w:ascii="Arial" w:hAnsi="Arial" w:cs="Arial"/>
          <w:lang w:val="en-GB"/>
        </w:rPr>
        <w:t>the AJCC7.</w:t>
      </w:r>
    </w:p>
    <w:p w14:paraId="2C981F80" w14:textId="77777777" w:rsidR="002E3CEA" w:rsidRPr="002E3CEA" w:rsidRDefault="002E3CEA" w:rsidP="0005797C">
      <w:pPr>
        <w:spacing w:after="0" w:line="240" w:lineRule="auto"/>
        <w:rPr>
          <w:rFonts w:ascii="Arial" w:hAnsi="Arial" w:cs="Arial"/>
          <w:lang w:val="en-GB"/>
        </w:rPr>
      </w:pPr>
    </w:p>
    <w:p w14:paraId="4F5233CC" w14:textId="3E3BD982" w:rsidR="0005797C" w:rsidRPr="0005797C" w:rsidRDefault="0005797C" w:rsidP="0005797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S2.</w:t>
      </w:r>
      <w:r w:rsidR="00E53479">
        <w:rPr>
          <w:rFonts w:ascii="Arial" w:hAnsi="Arial" w:cs="Arial"/>
          <w:b/>
          <w:lang w:val="en-GB"/>
        </w:rPr>
        <w:t xml:space="preserve"> Discriminative performance of the AJCC7 and AJCC8 for</w:t>
      </w:r>
      <w:r w:rsidR="0014712C">
        <w:rPr>
          <w:rFonts w:ascii="Arial" w:hAnsi="Arial" w:cs="Arial"/>
          <w:b/>
          <w:lang w:val="en-GB"/>
        </w:rPr>
        <w:t xml:space="preserve"> all patients, </w:t>
      </w:r>
      <w:r w:rsidR="00CF3EF4">
        <w:rPr>
          <w:rFonts w:ascii="Arial" w:hAnsi="Arial" w:cs="Arial"/>
          <w:b/>
          <w:lang w:val="en-GB"/>
        </w:rPr>
        <w:t>p</w:t>
      </w:r>
      <w:r w:rsidR="0014712C">
        <w:rPr>
          <w:rFonts w:ascii="Arial" w:hAnsi="Arial" w:cs="Arial"/>
          <w:b/>
          <w:lang w:val="en-GB"/>
        </w:rPr>
        <w:t xml:space="preserve">atients with positive sentinel node, or </w:t>
      </w:r>
      <w:r w:rsidR="00CF3EF4">
        <w:rPr>
          <w:rFonts w:ascii="Arial" w:hAnsi="Arial" w:cs="Arial"/>
          <w:b/>
          <w:lang w:val="en-GB"/>
        </w:rPr>
        <w:t xml:space="preserve">patients with </w:t>
      </w:r>
      <w:r w:rsidR="0014712C">
        <w:rPr>
          <w:rFonts w:ascii="Arial" w:hAnsi="Arial" w:cs="Arial"/>
          <w:b/>
          <w:lang w:val="en-GB"/>
        </w:rPr>
        <w:t>negative sentinel node.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976"/>
        <w:gridCol w:w="1241"/>
        <w:gridCol w:w="146"/>
        <w:gridCol w:w="976"/>
        <w:gridCol w:w="1241"/>
      </w:tblGrid>
      <w:tr w:rsidR="0005797C" w:rsidRPr="005B2974" w14:paraId="19C60227" w14:textId="77777777" w:rsidTr="00235E7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ED7B" w14:textId="77777777" w:rsidR="0005797C" w:rsidRPr="00D55C7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84F6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5E4A82A6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2F38B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5797C" w:rsidRPr="005B2974" w14:paraId="1884D99F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D3FF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B2672" w14:textId="7E42E014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1E9CBC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A6FB06A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F9D5D" w14:textId="669B4803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4BDDE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</w:tr>
      <w:tr w:rsidR="002E3CEA" w:rsidRPr="005B2974" w14:paraId="7CFBFEF0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78C9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r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patients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9090" w14:textId="33D920A2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9A1C" w14:textId="58CC628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[0.71; 0.75]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3B2A0E0C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AF29" w14:textId="0FEACEEE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98B5" w14:textId="360AC3F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[0.72; 0.75]</w:t>
            </w:r>
          </w:p>
        </w:tc>
      </w:tr>
      <w:tr w:rsidR="002E3CEA" w:rsidRPr="005B2974" w14:paraId="73EEAD26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3D50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D1747" w14:textId="1064345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2EA3E" w14:textId="7AD358A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[0.55; 0.60]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3D011248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321D" w14:textId="3B5391F1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7A33" w14:textId="374D559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[0.59; 0.64]</w:t>
            </w:r>
          </w:p>
        </w:tc>
      </w:tr>
      <w:tr w:rsidR="002E3CEA" w:rsidRPr="005B2974" w14:paraId="3B7DC9B1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75749B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72412" w14:textId="31FD3F2C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F7E23" w14:textId="098A74C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[0.68; 0.73]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6D604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D2502" w14:textId="2202A50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A17121" w14:textId="35A8AC9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[0.69; 0.73]</w:t>
            </w:r>
          </w:p>
        </w:tc>
      </w:tr>
    </w:tbl>
    <w:p w14:paraId="7BB18AFE" w14:textId="272980E7" w:rsidR="008450A7" w:rsidRDefault="008E2537" w:rsidP="0059475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B041B">
        <w:rPr>
          <w:rFonts w:ascii="Arial" w:hAnsi="Arial" w:cs="Arial"/>
          <w:lang w:val="en-GB"/>
        </w:rPr>
        <w:t xml:space="preserve">The </w:t>
      </w:r>
      <w:r w:rsidR="000B041B" w:rsidRPr="005B2974">
        <w:rPr>
          <w:rFonts w:ascii="Arial" w:hAnsi="Arial" w:cs="Arial"/>
          <w:lang w:val="en-GB"/>
        </w:rPr>
        <w:t>C-index</w:t>
      </w:r>
      <w:r w:rsidR="00B80841">
        <w:rPr>
          <w:rFonts w:ascii="Arial" w:hAnsi="Arial" w:cs="Arial"/>
          <w:lang w:val="en-GB"/>
        </w:rPr>
        <w:t xml:space="preserve"> is</w:t>
      </w:r>
      <w:r w:rsidR="000B041B" w:rsidRPr="005B2974">
        <w:rPr>
          <w:rFonts w:ascii="Arial" w:hAnsi="Arial" w:cs="Arial"/>
          <w:lang w:val="en-GB"/>
        </w:rPr>
        <w:t xml:space="preserve"> corrected for optimism</w:t>
      </w:r>
    </w:p>
    <w:p w14:paraId="431E5221" w14:textId="77777777" w:rsidR="000B041B" w:rsidRDefault="000B041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6D33DF92" w14:textId="203B9E3E" w:rsidR="00EE627B" w:rsidRP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48875C23" w14:textId="77777777" w:rsidR="00EE627B" w:rsidRDefault="00EE627B" w:rsidP="00EE627B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date of recurrence was missing for 45 (1.1%) patients, whilst it was indicated that recurrence did occur within the follow-up time. The majority of these patients were from centre D (42 patients, 7.4%), two patients from centre B (0.1%), and one patient from centre A (0.1%). The time-to-recurrence for these 45 patients was imputed using single imputation.</w:t>
      </w:r>
    </w:p>
    <w:p w14:paraId="2715FAA3" w14:textId="77777777" w:rsidR="00EE627B" w:rsidRDefault="00EE627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722BC04C" w14:textId="0BE68F59" w:rsidR="005C066E" w:rsidRPr="005B2974" w:rsidRDefault="005C066E" w:rsidP="0059475E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t>Association between linear predictors of recurrence and MSM was even stronger / was of the same size (calibration slope: 1.10 [1.00; 1.20]).</w:t>
      </w:r>
    </w:p>
    <w:p w14:paraId="76F22B26" w14:textId="436E48EA" w:rsidR="005C066E" w:rsidRPr="005B2974" w:rsidRDefault="005C066E" w:rsidP="008950EC">
      <w:pPr>
        <w:spacing w:after="0" w:line="240" w:lineRule="auto"/>
        <w:rPr>
          <w:rFonts w:ascii="Arial" w:hAnsi="Arial" w:cs="Arial"/>
          <w:lang w:val="en-GB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603"/>
        <w:gridCol w:w="675"/>
        <w:gridCol w:w="146"/>
        <w:gridCol w:w="508"/>
        <w:gridCol w:w="569"/>
      </w:tblGrid>
      <w:tr w:rsidR="0049607B" w:rsidRPr="005B2974" w14:paraId="1A4CBF14" w14:textId="77777777" w:rsidTr="003E26A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B3B4" w14:textId="77777777" w:rsidR="0049607B" w:rsidRPr="00D55C77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  <w:r w:rsidRPr="00D55C77">
              <w:rPr>
                <w:rFonts w:ascii="Arial" w:eastAsia="Times New Roman" w:hAnsi="Arial" w:cs="Arial"/>
                <w:color w:val="000000"/>
                <w:lang w:val="en-US" w:eastAsia="nl-NL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8E89D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Recurrence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9CB242F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A0C25A" w14:textId="712F9745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MSM</w:t>
            </w:r>
          </w:p>
        </w:tc>
      </w:tr>
      <w:tr w:rsidR="0049607B" w:rsidRPr="005B2974" w14:paraId="240CD1A3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B2794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0CEB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0E5708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944127A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DA892" w14:textId="1137EB21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8BAA3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%</w:t>
            </w:r>
          </w:p>
        </w:tc>
      </w:tr>
      <w:tr w:rsidR="0049607B" w:rsidRPr="005B2974" w14:paraId="74AF4B52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2C90" w14:textId="47987D4B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r w:rsidR="000E3F2A"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patients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5BB1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862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4CC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21.2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28C042DD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2DB99" w14:textId="3385A2B8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4F3A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12.4</w:t>
            </w:r>
          </w:p>
        </w:tc>
      </w:tr>
      <w:tr w:rsidR="0049607B" w:rsidRPr="005B2974" w14:paraId="5F6D972A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6E2C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3852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363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6D51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40.8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26D9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99DC" w14:textId="72D1DFD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A7A2A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24.9</w:t>
            </w:r>
          </w:p>
        </w:tc>
      </w:tr>
      <w:tr w:rsidR="0049607B" w:rsidRPr="005B2974" w14:paraId="495C7EC7" w14:textId="77777777" w:rsidTr="003E26A7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D147B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76D94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499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397C2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15.7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194492" w14:textId="77777777" w:rsidR="0049607B" w:rsidRPr="005B2974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1FB3D" w14:textId="27305AD4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04679" w14:textId="77777777" w:rsidR="0049607B" w:rsidRPr="005C066E" w:rsidRDefault="0049607B" w:rsidP="005C06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8.9</w:t>
            </w:r>
          </w:p>
        </w:tc>
      </w:tr>
    </w:tbl>
    <w:p w14:paraId="088EA2C7" w14:textId="7CAC3145" w:rsidR="00847FEF" w:rsidRPr="005B2974" w:rsidRDefault="00847FEF" w:rsidP="008950EC">
      <w:pPr>
        <w:spacing w:after="0" w:line="240" w:lineRule="auto"/>
        <w:rPr>
          <w:rFonts w:ascii="Arial" w:hAnsi="Arial" w:cs="Arial"/>
          <w:lang w:val="en-GB"/>
        </w:rPr>
        <w:sectPr w:rsidR="00847FEF" w:rsidRPr="005B2974" w:rsidSect="006E41B0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182D9723" w14:textId="2E8D4566" w:rsidR="00B34A9D" w:rsidRPr="005B2974" w:rsidRDefault="00B34A9D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sectPr w:rsidR="00B34A9D" w:rsidRPr="005B2974" w:rsidSect="00DE6C90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08" w:author="C.H.M. Maas" w:date="2022-06-09T11:05:00Z" w:initials="CM">
    <w:p w14:paraId="3A8E2BE3" w14:textId="0C057947" w:rsidR="001A7844" w:rsidRPr="001A7844" w:rsidRDefault="001A7844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1A7844">
        <w:rPr>
          <w:lang w:val="en-GB"/>
        </w:rPr>
        <w:t>Final calibrated MSM model is not correct</w:t>
      </w:r>
      <w:r w:rsidR="009971BD">
        <w:rPr>
          <w:lang w:val="en-GB"/>
        </w:rPr>
        <w:t>ly displayed</w:t>
      </w:r>
      <w:r w:rsidRPr="001A7844">
        <w:rPr>
          <w:lang w:val="en-GB"/>
        </w:rPr>
        <w:t xml:space="preserve"> this way</w:t>
      </w:r>
      <w:r w:rsidR="003E0B05">
        <w:rPr>
          <w:lang w:val="en-GB"/>
        </w:rPr>
        <w:t>, refitted is correct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A8E2BE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74483"/>
    <w:multiLevelType w:val="hybridMultilevel"/>
    <w:tmpl w:val="E79C0EB2"/>
    <w:lvl w:ilvl="0" w:tplc="36E69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F307E"/>
    <w:multiLevelType w:val="hybridMultilevel"/>
    <w:tmpl w:val="E3F48E30"/>
    <w:lvl w:ilvl="0" w:tplc="40F43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.H.M. Maas [2]">
    <w15:presenceInfo w15:providerId="None" w15:userId="C.H.M. Maas"/>
  </w15:person>
  <w15:person w15:author="C.H.M. Maas">
    <w15:presenceInfo w15:providerId="AD" w15:userId="S-1-5-21-932686498-1610486119-1155464205-2896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0535C"/>
    <w:rsid w:val="00007A0A"/>
    <w:rsid w:val="00011FEB"/>
    <w:rsid w:val="000156B6"/>
    <w:rsid w:val="00015E31"/>
    <w:rsid w:val="0001672A"/>
    <w:rsid w:val="00020C31"/>
    <w:rsid w:val="00022435"/>
    <w:rsid w:val="00022D63"/>
    <w:rsid w:val="0002340D"/>
    <w:rsid w:val="00025FC9"/>
    <w:rsid w:val="00026ADF"/>
    <w:rsid w:val="00031439"/>
    <w:rsid w:val="00031625"/>
    <w:rsid w:val="00032817"/>
    <w:rsid w:val="0003334B"/>
    <w:rsid w:val="00034FF0"/>
    <w:rsid w:val="0004132C"/>
    <w:rsid w:val="00047475"/>
    <w:rsid w:val="00052AF8"/>
    <w:rsid w:val="000539B8"/>
    <w:rsid w:val="00055312"/>
    <w:rsid w:val="00055B28"/>
    <w:rsid w:val="000577DD"/>
    <w:rsid w:val="0005797C"/>
    <w:rsid w:val="00064127"/>
    <w:rsid w:val="00064E07"/>
    <w:rsid w:val="00065128"/>
    <w:rsid w:val="000660E4"/>
    <w:rsid w:val="000668C4"/>
    <w:rsid w:val="0007117E"/>
    <w:rsid w:val="00071784"/>
    <w:rsid w:val="00077E5D"/>
    <w:rsid w:val="000820AA"/>
    <w:rsid w:val="0008246C"/>
    <w:rsid w:val="00083AC3"/>
    <w:rsid w:val="00085B4A"/>
    <w:rsid w:val="00086FE4"/>
    <w:rsid w:val="00087D48"/>
    <w:rsid w:val="00090863"/>
    <w:rsid w:val="000919F0"/>
    <w:rsid w:val="00092C72"/>
    <w:rsid w:val="00096F10"/>
    <w:rsid w:val="000A1FA4"/>
    <w:rsid w:val="000A6C4A"/>
    <w:rsid w:val="000A7FE6"/>
    <w:rsid w:val="000B041B"/>
    <w:rsid w:val="000B0AA6"/>
    <w:rsid w:val="000B26CF"/>
    <w:rsid w:val="000B2975"/>
    <w:rsid w:val="000B4D17"/>
    <w:rsid w:val="000B5771"/>
    <w:rsid w:val="000B68BB"/>
    <w:rsid w:val="000B6922"/>
    <w:rsid w:val="000C018C"/>
    <w:rsid w:val="000C1C76"/>
    <w:rsid w:val="000C1F4A"/>
    <w:rsid w:val="000C48BF"/>
    <w:rsid w:val="000C63DE"/>
    <w:rsid w:val="000C690E"/>
    <w:rsid w:val="000D2A44"/>
    <w:rsid w:val="000D3E9F"/>
    <w:rsid w:val="000D7130"/>
    <w:rsid w:val="000D7FEB"/>
    <w:rsid w:val="000E3F2A"/>
    <w:rsid w:val="000E4359"/>
    <w:rsid w:val="000E659A"/>
    <w:rsid w:val="000E725F"/>
    <w:rsid w:val="000F2B44"/>
    <w:rsid w:val="000F50E9"/>
    <w:rsid w:val="000F5CA1"/>
    <w:rsid w:val="000F7441"/>
    <w:rsid w:val="0010124A"/>
    <w:rsid w:val="0010585B"/>
    <w:rsid w:val="00105D32"/>
    <w:rsid w:val="00110121"/>
    <w:rsid w:val="00111434"/>
    <w:rsid w:val="00116597"/>
    <w:rsid w:val="00117AD8"/>
    <w:rsid w:val="00120BD2"/>
    <w:rsid w:val="00127049"/>
    <w:rsid w:val="00127A9B"/>
    <w:rsid w:val="0013193C"/>
    <w:rsid w:val="00133378"/>
    <w:rsid w:val="0013679E"/>
    <w:rsid w:val="00144675"/>
    <w:rsid w:val="0014475F"/>
    <w:rsid w:val="001469F1"/>
    <w:rsid w:val="0014712C"/>
    <w:rsid w:val="0015092B"/>
    <w:rsid w:val="00151D96"/>
    <w:rsid w:val="0015754D"/>
    <w:rsid w:val="001619A1"/>
    <w:rsid w:val="00164655"/>
    <w:rsid w:val="0016690B"/>
    <w:rsid w:val="00171229"/>
    <w:rsid w:val="00176882"/>
    <w:rsid w:val="001828B8"/>
    <w:rsid w:val="00183B18"/>
    <w:rsid w:val="001920FF"/>
    <w:rsid w:val="00192D2D"/>
    <w:rsid w:val="00197020"/>
    <w:rsid w:val="001A1C4F"/>
    <w:rsid w:val="001A5D0F"/>
    <w:rsid w:val="001A6943"/>
    <w:rsid w:val="001A7844"/>
    <w:rsid w:val="001A78AC"/>
    <w:rsid w:val="001A7F12"/>
    <w:rsid w:val="001B12BE"/>
    <w:rsid w:val="001B3709"/>
    <w:rsid w:val="001B4B2F"/>
    <w:rsid w:val="001B5B7B"/>
    <w:rsid w:val="001C0823"/>
    <w:rsid w:val="001C1689"/>
    <w:rsid w:val="001C35A6"/>
    <w:rsid w:val="001C4C1E"/>
    <w:rsid w:val="001D0F70"/>
    <w:rsid w:val="001D325F"/>
    <w:rsid w:val="001D456A"/>
    <w:rsid w:val="001D56A5"/>
    <w:rsid w:val="001E1D87"/>
    <w:rsid w:val="001E22C6"/>
    <w:rsid w:val="001E4BE3"/>
    <w:rsid w:val="001F1066"/>
    <w:rsid w:val="001F1A29"/>
    <w:rsid w:val="001F1E61"/>
    <w:rsid w:val="001F7105"/>
    <w:rsid w:val="001F7DD3"/>
    <w:rsid w:val="00202FA3"/>
    <w:rsid w:val="00210D93"/>
    <w:rsid w:val="002117D3"/>
    <w:rsid w:val="0021252D"/>
    <w:rsid w:val="002164BB"/>
    <w:rsid w:val="00220D11"/>
    <w:rsid w:val="0022111A"/>
    <w:rsid w:val="00221BF4"/>
    <w:rsid w:val="00224B8B"/>
    <w:rsid w:val="002256FE"/>
    <w:rsid w:val="00226D42"/>
    <w:rsid w:val="002304F5"/>
    <w:rsid w:val="00230530"/>
    <w:rsid w:val="00232957"/>
    <w:rsid w:val="00235E72"/>
    <w:rsid w:val="00236967"/>
    <w:rsid w:val="00236FA9"/>
    <w:rsid w:val="00237027"/>
    <w:rsid w:val="00243D52"/>
    <w:rsid w:val="0024573B"/>
    <w:rsid w:val="00245923"/>
    <w:rsid w:val="00246C33"/>
    <w:rsid w:val="00255040"/>
    <w:rsid w:val="002557E3"/>
    <w:rsid w:val="00256E48"/>
    <w:rsid w:val="00263121"/>
    <w:rsid w:val="0026365F"/>
    <w:rsid w:val="002647C9"/>
    <w:rsid w:val="00267A42"/>
    <w:rsid w:val="00271850"/>
    <w:rsid w:val="00274126"/>
    <w:rsid w:val="00274159"/>
    <w:rsid w:val="0028005D"/>
    <w:rsid w:val="002809AD"/>
    <w:rsid w:val="00282FDB"/>
    <w:rsid w:val="002848D1"/>
    <w:rsid w:val="002908DB"/>
    <w:rsid w:val="00291BDA"/>
    <w:rsid w:val="0029242B"/>
    <w:rsid w:val="002958A7"/>
    <w:rsid w:val="002964F5"/>
    <w:rsid w:val="002A4FAA"/>
    <w:rsid w:val="002B142D"/>
    <w:rsid w:val="002B1B37"/>
    <w:rsid w:val="002B1B85"/>
    <w:rsid w:val="002C181E"/>
    <w:rsid w:val="002D0E7C"/>
    <w:rsid w:val="002D3A4B"/>
    <w:rsid w:val="002D5706"/>
    <w:rsid w:val="002D6C00"/>
    <w:rsid w:val="002D7566"/>
    <w:rsid w:val="002D7674"/>
    <w:rsid w:val="002E18C5"/>
    <w:rsid w:val="002E3CEA"/>
    <w:rsid w:val="002E410A"/>
    <w:rsid w:val="002E4C54"/>
    <w:rsid w:val="002E5160"/>
    <w:rsid w:val="002F4B92"/>
    <w:rsid w:val="002F6EC7"/>
    <w:rsid w:val="0030160B"/>
    <w:rsid w:val="003037E0"/>
    <w:rsid w:val="0030590D"/>
    <w:rsid w:val="00306C8E"/>
    <w:rsid w:val="00317060"/>
    <w:rsid w:val="00321244"/>
    <w:rsid w:val="003240C8"/>
    <w:rsid w:val="00324158"/>
    <w:rsid w:val="00325317"/>
    <w:rsid w:val="00325955"/>
    <w:rsid w:val="00325E2D"/>
    <w:rsid w:val="00326EE5"/>
    <w:rsid w:val="0033160C"/>
    <w:rsid w:val="003325A0"/>
    <w:rsid w:val="00333A08"/>
    <w:rsid w:val="00336F53"/>
    <w:rsid w:val="00340060"/>
    <w:rsid w:val="00340778"/>
    <w:rsid w:val="00340C7E"/>
    <w:rsid w:val="00341034"/>
    <w:rsid w:val="00342EBF"/>
    <w:rsid w:val="003430FC"/>
    <w:rsid w:val="003466B1"/>
    <w:rsid w:val="00351965"/>
    <w:rsid w:val="0035601B"/>
    <w:rsid w:val="003561A8"/>
    <w:rsid w:val="00356968"/>
    <w:rsid w:val="0036064C"/>
    <w:rsid w:val="00371665"/>
    <w:rsid w:val="00375CA5"/>
    <w:rsid w:val="003762EF"/>
    <w:rsid w:val="00382526"/>
    <w:rsid w:val="00384E0E"/>
    <w:rsid w:val="0039050C"/>
    <w:rsid w:val="0039593E"/>
    <w:rsid w:val="003A606A"/>
    <w:rsid w:val="003A75E9"/>
    <w:rsid w:val="003B020F"/>
    <w:rsid w:val="003B16D6"/>
    <w:rsid w:val="003B3D6F"/>
    <w:rsid w:val="003B7725"/>
    <w:rsid w:val="003B7A63"/>
    <w:rsid w:val="003C0ED6"/>
    <w:rsid w:val="003C3203"/>
    <w:rsid w:val="003C4C31"/>
    <w:rsid w:val="003C6EC4"/>
    <w:rsid w:val="003D190D"/>
    <w:rsid w:val="003D4E75"/>
    <w:rsid w:val="003D50EE"/>
    <w:rsid w:val="003D5DE5"/>
    <w:rsid w:val="003E06E5"/>
    <w:rsid w:val="003E0B05"/>
    <w:rsid w:val="003E26A7"/>
    <w:rsid w:val="003E2D8F"/>
    <w:rsid w:val="003E32CA"/>
    <w:rsid w:val="003E402F"/>
    <w:rsid w:val="003E44DE"/>
    <w:rsid w:val="003E589C"/>
    <w:rsid w:val="003F1F1B"/>
    <w:rsid w:val="003F29D2"/>
    <w:rsid w:val="003F2A98"/>
    <w:rsid w:val="003F2EDE"/>
    <w:rsid w:val="003F7C82"/>
    <w:rsid w:val="003F7FB1"/>
    <w:rsid w:val="00403FAC"/>
    <w:rsid w:val="0040559D"/>
    <w:rsid w:val="00405739"/>
    <w:rsid w:val="0040675F"/>
    <w:rsid w:val="0041149C"/>
    <w:rsid w:val="0041312A"/>
    <w:rsid w:val="00415D72"/>
    <w:rsid w:val="00417B41"/>
    <w:rsid w:val="00425356"/>
    <w:rsid w:val="00426DEB"/>
    <w:rsid w:val="00434209"/>
    <w:rsid w:val="00436C92"/>
    <w:rsid w:val="00436FC1"/>
    <w:rsid w:val="00437720"/>
    <w:rsid w:val="0044444F"/>
    <w:rsid w:val="00446A0A"/>
    <w:rsid w:val="00460AAF"/>
    <w:rsid w:val="00461665"/>
    <w:rsid w:val="00463795"/>
    <w:rsid w:val="0047625A"/>
    <w:rsid w:val="004807F6"/>
    <w:rsid w:val="00481753"/>
    <w:rsid w:val="004917B8"/>
    <w:rsid w:val="0049217F"/>
    <w:rsid w:val="00493625"/>
    <w:rsid w:val="00493C42"/>
    <w:rsid w:val="00494B55"/>
    <w:rsid w:val="0049607B"/>
    <w:rsid w:val="004972DD"/>
    <w:rsid w:val="00497667"/>
    <w:rsid w:val="004A1C84"/>
    <w:rsid w:val="004A41CE"/>
    <w:rsid w:val="004A506E"/>
    <w:rsid w:val="004C036E"/>
    <w:rsid w:val="004C256D"/>
    <w:rsid w:val="004C47A6"/>
    <w:rsid w:val="004D1A64"/>
    <w:rsid w:val="004E579D"/>
    <w:rsid w:val="004F0FA4"/>
    <w:rsid w:val="004F1CBF"/>
    <w:rsid w:val="005027B5"/>
    <w:rsid w:val="0051296F"/>
    <w:rsid w:val="00512D0A"/>
    <w:rsid w:val="0051340B"/>
    <w:rsid w:val="00513846"/>
    <w:rsid w:val="0051600F"/>
    <w:rsid w:val="00516AF3"/>
    <w:rsid w:val="00520197"/>
    <w:rsid w:val="00522D24"/>
    <w:rsid w:val="0053531D"/>
    <w:rsid w:val="00535C3A"/>
    <w:rsid w:val="00536931"/>
    <w:rsid w:val="00541E84"/>
    <w:rsid w:val="00544A14"/>
    <w:rsid w:val="005509E4"/>
    <w:rsid w:val="00552AF6"/>
    <w:rsid w:val="005532E9"/>
    <w:rsid w:val="00555549"/>
    <w:rsid w:val="00556633"/>
    <w:rsid w:val="00560DD9"/>
    <w:rsid w:val="00561CA0"/>
    <w:rsid w:val="00562333"/>
    <w:rsid w:val="00562455"/>
    <w:rsid w:val="00563EE3"/>
    <w:rsid w:val="005675B5"/>
    <w:rsid w:val="00567C98"/>
    <w:rsid w:val="00572F21"/>
    <w:rsid w:val="005734FA"/>
    <w:rsid w:val="00575022"/>
    <w:rsid w:val="00580B85"/>
    <w:rsid w:val="0058445A"/>
    <w:rsid w:val="00584C3C"/>
    <w:rsid w:val="00585675"/>
    <w:rsid w:val="0058619C"/>
    <w:rsid w:val="00587CA6"/>
    <w:rsid w:val="0059038E"/>
    <w:rsid w:val="00591AF6"/>
    <w:rsid w:val="00592646"/>
    <w:rsid w:val="00592A0E"/>
    <w:rsid w:val="0059475E"/>
    <w:rsid w:val="0059691A"/>
    <w:rsid w:val="00596950"/>
    <w:rsid w:val="005A0C33"/>
    <w:rsid w:val="005A16E8"/>
    <w:rsid w:val="005A21EE"/>
    <w:rsid w:val="005A2EB3"/>
    <w:rsid w:val="005A4ABA"/>
    <w:rsid w:val="005A5C84"/>
    <w:rsid w:val="005A7367"/>
    <w:rsid w:val="005A7D8D"/>
    <w:rsid w:val="005B2974"/>
    <w:rsid w:val="005B38BB"/>
    <w:rsid w:val="005B421E"/>
    <w:rsid w:val="005B4F58"/>
    <w:rsid w:val="005B785D"/>
    <w:rsid w:val="005C066E"/>
    <w:rsid w:val="005C2F40"/>
    <w:rsid w:val="005D3EB2"/>
    <w:rsid w:val="005D5E3F"/>
    <w:rsid w:val="005D77AE"/>
    <w:rsid w:val="005E03EE"/>
    <w:rsid w:val="005E1460"/>
    <w:rsid w:val="005E27EF"/>
    <w:rsid w:val="005E4C32"/>
    <w:rsid w:val="005E5017"/>
    <w:rsid w:val="005F0274"/>
    <w:rsid w:val="005F0528"/>
    <w:rsid w:val="005F3E20"/>
    <w:rsid w:val="00601DD2"/>
    <w:rsid w:val="00603B3C"/>
    <w:rsid w:val="0060647D"/>
    <w:rsid w:val="0061558F"/>
    <w:rsid w:val="00620326"/>
    <w:rsid w:val="00621A07"/>
    <w:rsid w:val="00621AF4"/>
    <w:rsid w:val="00626D58"/>
    <w:rsid w:val="00627251"/>
    <w:rsid w:val="00636073"/>
    <w:rsid w:val="00636851"/>
    <w:rsid w:val="00641AD6"/>
    <w:rsid w:val="0064245D"/>
    <w:rsid w:val="00643EF5"/>
    <w:rsid w:val="006440F3"/>
    <w:rsid w:val="006441B4"/>
    <w:rsid w:val="00647C7D"/>
    <w:rsid w:val="00650093"/>
    <w:rsid w:val="006504BF"/>
    <w:rsid w:val="006523FC"/>
    <w:rsid w:val="00654CF3"/>
    <w:rsid w:val="00656D26"/>
    <w:rsid w:val="00657796"/>
    <w:rsid w:val="006601B0"/>
    <w:rsid w:val="006641AC"/>
    <w:rsid w:val="00664533"/>
    <w:rsid w:val="00666707"/>
    <w:rsid w:val="00671F37"/>
    <w:rsid w:val="00672DF7"/>
    <w:rsid w:val="00675243"/>
    <w:rsid w:val="006753A7"/>
    <w:rsid w:val="00676A9C"/>
    <w:rsid w:val="0067757C"/>
    <w:rsid w:val="00683EBB"/>
    <w:rsid w:val="00685344"/>
    <w:rsid w:val="006875E3"/>
    <w:rsid w:val="00693ED4"/>
    <w:rsid w:val="00696FF9"/>
    <w:rsid w:val="006A100C"/>
    <w:rsid w:val="006A150C"/>
    <w:rsid w:val="006A2F02"/>
    <w:rsid w:val="006A4145"/>
    <w:rsid w:val="006A4E98"/>
    <w:rsid w:val="006A6F8C"/>
    <w:rsid w:val="006A73C0"/>
    <w:rsid w:val="006B0437"/>
    <w:rsid w:val="006B5408"/>
    <w:rsid w:val="006C2F0E"/>
    <w:rsid w:val="006D1C2E"/>
    <w:rsid w:val="006D5009"/>
    <w:rsid w:val="006D5B20"/>
    <w:rsid w:val="006D6BD6"/>
    <w:rsid w:val="006E046E"/>
    <w:rsid w:val="006E41B0"/>
    <w:rsid w:val="006E4E29"/>
    <w:rsid w:val="006E530E"/>
    <w:rsid w:val="006E6345"/>
    <w:rsid w:val="006F0B45"/>
    <w:rsid w:val="006F3C64"/>
    <w:rsid w:val="006F4701"/>
    <w:rsid w:val="006F7A8C"/>
    <w:rsid w:val="006F7E45"/>
    <w:rsid w:val="00702D19"/>
    <w:rsid w:val="0071153F"/>
    <w:rsid w:val="007157D3"/>
    <w:rsid w:val="007165B3"/>
    <w:rsid w:val="00717B92"/>
    <w:rsid w:val="007200C3"/>
    <w:rsid w:val="00720704"/>
    <w:rsid w:val="00721757"/>
    <w:rsid w:val="00722EAE"/>
    <w:rsid w:val="00725247"/>
    <w:rsid w:val="0072530F"/>
    <w:rsid w:val="007256FD"/>
    <w:rsid w:val="00727084"/>
    <w:rsid w:val="00730E58"/>
    <w:rsid w:val="0073211F"/>
    <w:rsid w:val="00734BD8"/>
    <w:rsid w:val="007413C9"/>
    <w:rsid w:val="00742BCA"/>
    <w:rsid w:val="0074373B"/>
    <w:rsid w:val="00752080"/>
    <w:rsid w:val="00752284"/>
    <w:rsid w:val="00754B28"/>
    <w:rsid w:val="00757296"/>
    <w:rsid w:val="00757352"/>
    <w:rsid w:val="00760081"/>
    <w:rsid w:val="00760489"/>
    <w:rsid w:val="00761678"/>
    <w:rsid w:val="007626AB"/>
    <w:rsid w:val="00762FA8"/>
    <w:rsid w:val="00764B74"/>
    <w:rsid w:val="00766E7F"/>
    <w:rsid w:val="0077188A"/>
    <w:rsid w:val="00772BC3"/>
    <w:rsid w:val="00776103"/>
    <w:rsid w:val="00776EEE"/>
    <w:rsid w:val="00781599"/>
    <w:rsid w:val="0078248C"/>
    <w:rsid w:val="00782D9E"/>
    <w:rsid w:val="0078373D"/>
    <w:rsid w:val="00784C3C"/>
    <w:rsid w:val="0079211C"/>
    <w:rsid w:val="007A21BC"/>
    <w:rsid w:val="007A2918"/>
    <w:rsid w:val="007A7B23"/>
    <w:rsid w:val="007B5134"/>
    <w:rsid w:val="007C14B2"/>
    <w:rsid w:val="007C2052"/>
    <w:rsid w:val="007D431F"/>
    <w:rsid w:val="007D46EF"/>
    <w:rsid w:val="007E070B"/>
    <w:rsid w:val="007E19B4"/>
    <w:rsid w:val="007E2CE0"/>
    <w:rsid w:val="007F2586"/>
    <w:rsid w:val="007F2A6E"/>
    <w:rsid w:val="007F3109"/>
    <w:rsid w:val="007F3426"/>
    <w:rsid w:val="007F681B"/>
    <w:rsid w:val="00800566"/>
    <w:rsid w:val="0080697E"/>
    <w:rsid w:val="008222A9"/>
    <w:rsid w:val="00822D4C"/>
    <w:rsid w:val="00824668"/>
    <w:rsid w:val="00824CEE"/>
    <w:rsid w:val="0083239B"/>
    <w:rsid w:val="008332DA"/>
    <w:rsid w:val="00840CA1"/>
    <w:rsid w:val="00843614"/>
    <w:rsid w:val="008443F2"/>
    <w:rsid w:val="008450A7"/>
    <w:rsid w:val="00847FEF"/>
    <w:rsid w:val="00852000"/>
    <w:rsid w:val="0085230B"/>
    <w:rsid w:val="00856E50"/>
    <w:rsid w:val="00856F8C"/>
    <w:rsid w:val="008630CA"/>
    <w:rsid w:val="00865217"/>
    <w:rsid w:val="00874CB6"/>
    <w:rsid w:val="00881A04"/>
    <w:rsid w:val="00884400"/>
    <w:rsid w:val="00884E27"/>
    <w:rsid w:val="008850D0"/>
    <w:rsid w:val="00886065"/>
    <w:rsid w:val="00891960"/>
    <w:rsid w:val="008950EC"/>
    <w:rsid w:val="0089726F"/>
    <w:rsid w:val="008A10F1"/>
    <w:rsid w:val="008A592F"/>
    <w:rsid w:val="008A6639"/>
    <w:rsid w:val="008A6A07"/>
    <w:rsid w:val="008A6E1D"/>
    <w:rsid w:val="008B13F5"/>
    <w:rsid w:val="008B33A1"/>
    <w:rsid w:val="008B471D"/>
    <w:rsid w:val="008B4B37"/>
    <w:rsid w:val="008C0F2C"/>
    <w:rsid w:val="008C1B13"/>
    <w:rsid w:val="008C2E0F"/>
    <w:rsid w:val="008C2E44"/>
    <w:rsid w:val="008C532F"/>
    <w:rsid w:val="008C5DF1"/>
    <w:rsid w:val="008D1D0F"/>
    <w:rsid w:val="008D2531"/>
    <w:rsid w:val="008D39F4"/>
    <w:rsid w:val="008D4B69"/>
    <w:rsid w:val="008E0ECA"/>
    <w:rsid w:val="008E248A"/>
    <w:rsid w:val="008E2537"/>
    <w:rsid w:val="008E2560"/>
    <w:rsid w:val="008E2EA3"/>
    <w:rsid w:val="008E2F6D"/>
    <w:rsid w:val="008E394F"/>
    <w:rsid w:val="008E3A3C"/>
    <w:rsid w:val="008F0A52"/>
    <w:rsid w:val="008F3351"/>
    <w:rsid w:val="008F3894"/>
    <w:rsid w:val="008F58F4"/>
    <w:rsid w:val="009002B5"/>
    <w:rsid w:val="009004BA"/>
    <w:rsid w:val="009004D5"/>
    <w:rsid w:val="00901653"/>
    <w:rsid w:val="00901A19"/>
    <w:rsid w:val="00901F38"/>
    <w:rsid w:val="00906B94"/>
    <w:rsid w:val="00906C0A"/>
    <w:rsid w:val="00910E28"/>
    <w:rsid w:val="009117B2"/>
    <w:rsid w:val="0091209B"/>
    <w:rsid w:val="00913376"/>
    <w:rsid w:val="009136D4"/>
    <w:rsid w:val="00914428"/>
    <w:rsid w:val="00915BB8"/>
    <w:rsid w:val="00915DFF"/>
    <w:rsid w:val="00921D1A"/>
    <w:rsid w:val="00922A39"/>
    <w:rsid w:val="00926EF1"/>
    <w:rsid w:val="00933E44"/>
    <w:rsid w:val="0093448E"/>
    <w:rsid w:val="009371FD"/>
    <w:rsid w:val="00941D52"/>
    <w:rsid w:val="00942A54"/>
    <w:rsid w:val="0094449B"/>
    <w:rsid w:val="0095529C"/>
    <w:rsid w:val="00955BDB"/>
    <w:rsid w:val="00962A04"/>
    <w:rsid w:val="00966296"/>
    <w:rsid w:val="00966307"/>
    <w:rsid w:val="00967524"/>
    <w:rsid w:val="009709B7"/>
    <w:rsid w:val="00972272"/>
    <w:rsid w:val="009728BA"/>
    <w:rsid w:val="00976EB9"/>
    <w:rsid w:val="00977899"/>
    <w:rsid w:val="00986A84"/>
    <w:rsid w:val="00990F08"/>
    <w:rsid w:val="00992A1F"/>
    <w:rsid w:val="009954F6"/>
    <w:rsid w:val="009971BD"/>
    <w:rsid w:val="009A0CBF"/>
    <w:rsid w:val="009A213F"/>
    <w:rsid w:val="009A57F1"/>
    <w:rsid w:val="009A600F"/>
    <w:rsid w:val="009A6E01"/>
    <w:rsid w:val="009B092F"/>
    <w:rsid w:val="009B1E49"/>
    <w:rsid w:val="009B41B9"/>
    <w:rsid w:val="009B51B9"/>
    <w:rsid w:val="009B531D"/>
    <w:rsid w:val="009B5938"/>
    <w:rsid w:val="009B5BD0"/>
    <w:rsid w:val="009B62E5"/>
    <w:rsid w:val="009C1985"/>
    <w:rsid w:val="009C4FF8"/>
    <w:rsid w:val="009C5292"/>
    <w:rsid w:val="009C752C"/>
    <w:rsid w:val="009C7AB2"/>
    <w:rsid w:val="009D0C9B"/>
    <w:rsid w:val="009D2F38"/>
    <w:rsid w:val="009D45EA"/>
    <w:rsid w:val="009D55A0"/>
    <w:rsid w:val="009E06F3"/>
    <w:rsid w:val="009E2EDB"/>
    <w:rsid w:val="009E335A"/>
    <w:rsid w:val="009F3A06"/>
    <w:rsid w:val="009F5C3F"/>
    <w:rsid w:val="00A042EF"/>
    <w:rsid w:val="00A04A66"/>
    <w:rsid w:val="00A10206"/>
    <w:rsid w:val="00A1613A"/>
    <w:rsid w:val="00A228C7"/>
    <w:rsid w:val="00A258AD"/>
    <w:rsid w:val="00A27D3E"/>
    <w:rsid w:val="00A30C4B"/>
    <w:rsid w:val="00A32580"/>
    <w:rsid w:val="00A33327"/>
    <w:rsid w:val="00A40F60"/>
    <w:rsid w:val="00A41053"/>
    <w:rsid w:val="00A4615A"/>
    <w:rsid w:val="00A47FE9"/>
    <w:rsid w:val="00A525F2"/>
    <w:rsid w:val="00A542EE"/>
    <w:rsid w:val="00A55F9A"/>
    <w:rsid w:val="00A619CD"/>
    <w:rsid w:val="00A64DBE"/>
    <w:rsid w:val="00A701E5"/>
    <w:rsid w:val="00A70A38"/>
    <w:rsid w:val="00A71586"/>
    <w:rsid w:val="00A716FC"/>
    <w:rsid w:val="00A73275"/>
    <w:rsid w:val="00A74464"/>
    <w:rsid w:val="00A80D37"/>
    <w:rsid w:val="00A836C2"/>
    <w:rsid w:val="00A85138"/>
    <w:rsid w:val="00A85190"/>
    <w:rsid w:val="00A9174A"/>
    <w:rsid w:val="00A918F6"/>
    <w:rsid w:val="00A96A11"/>
    <w:rsid w:val="00AA327D"/>
    <w:rsid w:val="00AA4887"/>
    <w:rsid w:val="00AB154A"/>
    <w:rsid w:val="00AB7C9D"/>
    <w:rsid w:val="00AC2998"/>
    <w:rsid w:val="00AC3C84"/>
    <w:rsid w:val="00AC54F0"/>
    <w:rsid w:val="00AC782D"/>
    <w:rsid w:val="00AD24D5"/>
    <w:rsid w:val="00AD35EF"/>
    <w:rsid w:val="00AD65F9"/>
    <w:rsid w:val="00AD6823"/>
    <w:rsid w:val="00AE512A"/>
    <w:rsid w:val="00AE6FDC"/>
    <w:rsid w:val="00AE744D"/>
    <w:rsid w:val="00AE7739"/>
    <w:rsid w:val="00AF1220"/>
    <w:rsid w:val="00AF1ABA"/>
    <w:rsid w:val="00AF5D2B"/>
    <w:rsid w:val="00AF610B"/>
    <w:rsid w:val="00B01359"/>
    <w:rsid w:val="00B03B4C"/>
    <w:rsid w:val="00B04D6D"/>
    <w:rsid w:val="00B069B1"/>
    <w:rsid w:val="00B10CEE"/>
    <w:rsid w:val="00B116B5"/>
    <w:rsid w:val="00B238CE"/>
    <w:rsid w:val="00B25597"/>
    <w:rsid w:val="00B326A1"/>
    <w:rsid w:val="00B32C1A"/>
    <w:rsid w:val="00B341BE"/>
    <w:rsid w:val="00B34A9D"/>
    <w:rsid w:val="00B3708C"/>
    <w:rsid w:val="00B41A9C"/>
    <w:rsid w:val="00B41B64"/>
    <w:rsid w:val="00B47761"/>
    <w:rsid w:val="00B52432"/>
    <w:rsid w:val="00B54B4E"/>
    <w:rsid w:val="00B57D31"/>
    <w:rsid w:val="00B615A2"/>
    <w:rsid w:val="00B629ED"/>
    <w:rsid w:val="00B6414C"/>
    <w:rsid w:val="00B66B9F"/>
    <w:rsid w:val="00B67DBC"/>
    <w:rsid w:val="00B7178D"/>
    <w:rsid w:val="00B72DF7"/>
    <w:rsid w:val="00B73A84"/>
    <w:rsid w:val="00B74030"/>
    <w:rsid w:val="00B75CEC"/>
    <w:rsid w:val="00B77D9A"/>
    <w:rsid w:val="00B804EB"/>
    <w:rsid w:val="00B80841"/>
    <w:rsid w:val="00B8087A"/>
    <w:rsid w:val="00B830DB"/>
    <w:rsid w:val="00B93D89"/>
    <w:rsid w:val="00B95690"/>
    <w:rsid w:val="00BA138E"/>
    <w:rsid w:val="00BA4ECB"/>
    <w:rsid w:val="00BA75D6"/>
    <w:rsid w:val="00BA7FF0"/>
    <w:rsid w:val="00BB390A"/>
    <w:rsid w:val="00BB3AE0"/>
    <w:rsid w:val="00BB4A99"/>
    <w:rsid w:val="00BB5FAA"/>
    <w:rsid w:val="00BB682E"/>
    <w:rsid w:val="00BC2ED8"/>
    <w:rsid w:val="00BC7190"/>
    <w:rsid w:val="00BC79FE"/>
    <w:rsid w:val="00BC7CE7"/>
    <w:rsid w:val="00BC7EB4"/>
    <w:rsid w:val="00BD5C93"/>
    <w:rsid w:val="00BE45AF"/>
    <w:rsid w:val="00BE496C"/>
    <w:rsid w:val="00BF2ACF"/>
    <w:rsid w:val="00BF491E"/>
    <w:rsid w:val="00BF7463"/>
    <w:rsid w:val="00C0059C"/>
    <w:rsid w:val="00C0726A"/>
    <w:rsid w:val="00C1150A"/>
    <w:rsid w:val="00C1562D"/>
    <w:rsid w:val="00C166C0"/>
    <w:rsid w:val="00C20F36"/>
    <w:rsid w:val="00C2111F"/>
    <w:rsid w:val="00C24DFE"/>
    <w:rsid w:val="00C24FEA"/>
    <w:rsid w:val="00C303AE"/>
    <w:rsid w:val="00C31230"/>
    <w:rsid w:val="00C315AE"/>
    <w:rsid w:val="00C33180"/>
    <w:rsid w:val="00C37307"/>
    <w:rsid w:val="00C40C18"/>
    <w:rsid w:val="00C423E8"/>
    <w:rsid w:val="00C4442F"/>
    <w:rsid w:val="00C44F06"/>
    <w:rsid w:val="00C531E8"/>
    <w:rsid w:val="00C548F6"/>
    <w:rsid w:val="00C55BF4"/>
    <w:rsid w:val="00C55BFF"/>
    <w:rsid w:val="00C5709E"/>
    <w:rsid w:val="00C6087D"/>
    <w:rsid w:val="00C701E8"/>
    <w:rsid w:val="00C71127"/>
    <w:rsid w:val="00C742C7"/>
    <w:rsid w:val="00C75BD7"/>
    <w:rsid w:val="00C767E5"/>
    <w:rsid w:val="00C8422A"/>
    <w:rsid w:val="00C87002"/>
    <w:rsid w:val="00C90201"/>
    <w:rsid w:val="00C9088A"/>
    <w:rsid w:val="00C9552E"/>
    <w:rsid w:val="00CB16C2"/>
    <w:rsid w:val="00CB632B"/>
    <w:rsid w:val="00CC10C0"/>
    <w:rsid w:val="00CC2731"/>
    <w:rsid w:val="00CC3808"/>
    <w:rsid w:val="00CC3FC8"/>
    <w:rsid w:val="00CC6C17"/>
    <w:rsid w:val="00CC7641"/>
    <w:rsid w:val="00CC7D11"/>
    <w:rsid w:val="00CC7F19"/>
    <w:rsid w:val="00CD4EA5"/>
    <w:rsid w:val="00CD5B8B"/>
    <w:rsid w:val="00CD7315"/>
    <w:rsid w:val="00CE282C"/>
    <w:rsid w:val="00CE6725"/>
    <w:rsid w:val="00CE728F"/>
    <w:rsid w:val="00CE736A"/>
    <w:rsid w:val="00CE7A43"/>
    <w:rsid w:val="00CF196F"/>
    <w:rsid w:val="00CF3EF4"/>
    <w:rsid w:val="00CF4A3C"/>
    <w:rsid w:val="00D03A15"/>
    <w:rsid w:val="00D07CB0"/>
    <w:rsid w:val="00D103D3"/>
    <w:rsid w:val="00D1047B"/>
    <w:rsid w:val="00D1143A"/>
    <w:rsid w:val="00D1255A"/>
    <w:rsid w:val="00D16AF8"/>
    <w:rsid w:val="00D227C1"/>
    <w:rsid w:val="00D24412"/>
    <w:rsid w:val="00D2719E"/>
    <w:rsid w:val="00D27A22"/>
    <w:rsid w:val="00D3124D"/>
    <w:rsid w:val="00D31B91"/>
    <w:rsid w:val="00D31BFF"/>
    <w:rsid w:val="00D36EB2"/>
    <w:rsid w:val="00D37E55"/>
    <w:rsid w:val="00D400B4"/>
    <w:rsid w:val="00D52012"/>
    <w:rsid w:val="00D5201E"/>
    <w:rsid w:val="00D52F72"/>
    <w:rsid w:val="00D55C77"/>
    <w:rsid w:val="00D578E3"/>
    <w:rsid w:val="00D60BFA"/>
    <w:rsid w:val="00D61B4F"/>
    <w:rsid w:val="00D624AF"/>
    <w:rsid w:val="00D6342A"/>
    <w:rsid w:val="00D651AA"/>
    <w:rsid w:val="00D7009A"/>
    <w:rsid w:val="00D70773"/>
    <w:rsid w:val="00D709CB"/>
    <w:rsid w:val="00D70FF2"/>
    <w:rsid w:val="00D777FC"/>
    <w:rsid w:val="00D80733"/>
    <w:rsid w:val="00D830C6"/>
    <w:rsid w:val="00D83817"/>
    <w:rsid w:val="00D851AB"/>
    <w:rsid w:val="00D866B7"/>
    <w:rsid w:val="00D872FA"/>
    <w:rsid w:val="00D906B3"/>
    <w:rsid w:val="00D964B3"/>
    <w:rsid w:val="00DA0225"/>
    <w:rsid w:val="00DA0867"/>
    <w:rsid w:val="00DA12C7"/>
    <w:rsid w:val="00DA3290"/>
    <w:rsid w:val="00DA5885"/>
    <w:rsid w:val="00DA6413"/>
    <w:rsid w:val="00DA707D"/>
    <w:rsid w:val="00DB3783"/>
    <w:rsid w:val="00DB5246"/>
    <w:rsid w:val="00DB72AE"/>
    <w:rsid w:val="00DC1AD8"/>
    <w:rsid w:val="00DC2A1E"/>
    <w:rsid w:val="00DC303C"/>
    <w:rsid w:val="00DC3995"/>
    <w:rsid w:val="00DC4C7E"/>
    <w:rsid w:val="00DC5E8A"/>
    <w:rsid w:val="00DC72BD"/>
    <w:rsid w:val="00DD5173"/>
    <w:rsid w:val="00DD5CBC"/>
    <w:rsid w:val="00DD5F44"/>
    <w:rsid w:val="00DE08FC"/>
    <w:rsid w:val="00DE27C8"/>
    <w:rsid w:val="00DE2E84"/>
    <w:rsid w:val="00DE514F"/>
    <w:rsid w:val="00DE568A"/>
    <w:rsid w:val="00DE61FE"/>
    <w:rsid w:val="00DE6C90"/>
    <w:rsid w:val="00DF12D3"/>
    <w:rsid w:val="00DF1F56"/>
    <w:rsid w:val="00E0543A"/>
    <w:rsid w:val="00E06735"/>
    <w:rsid w:val="00E070F7"/>
    <w:rsid w:val="00E115E6"/>
    <w:rsid w:val="00E126B1"/>
    <w:rsid w:val="00E13931"/>
    <w:rsid w:val="00E15E92"/>
    <w:rsid w:val="00E2084C"/>
    <w:rsid w:val="00E25DFF"/>
    <w:rsid w:val="00E27CC0"/>
    <w:rsid w:val="00E32AEA"/>
    <w:rsid w:val="00E33EED"/>
    <w:rsid w:val="00E341D2"/>
    <w:rsid w:val="00E35A9B"/>
    <w:rsid w:val="00E35F39"/>
    <w:rsid w:val="00E43F69"/>
    <w:rsid w:val="00E4476C"/>
    <w:rsid w:val="00E44ACB"/>
    <w:rsid w:val="00E459BA"/>
    <w:rsid w:val="00E529E4"/>
    <w:rsid w:val="00E53479"/>
    <w:rsid w:val="00E5382B"/>
    <w:rsid w:val="00E556D3"/>
    <w:rsid w:val="00E565F8"/>
    <w:rsid w:val="00E56BA7"/>
    <w:rsid w:val="00E64CAF"/>
    <w:rsid w:val="00E64D1B"/>
    <w:rsid w:val="00E678A3"/>
    <w:rsid w:val="00E747B0"/>
    <w:rsid w:val="00E852D3"/>
    <w:rsid w:val="00E916A7"/>
    <w:rsid w:val="00E91A71"/>
    <w:rsid w:val="00E93547"/>
    <w:rsid w:val="00E942E4"/>
    <w:rsid w:val="00EA137C"/>
    <w:rsid w:val="00EA262C"/>
    <w:rsid w:val="00EA38D3"/>
    <w:rsid w:val="00EA3E34"/>
    <w:rsid w:val="00EA71EE"/>
    <w:rsid w:val="00EB0B0A"/>
    <w:rsid w:val="00EB1087"/>
    <w:rsid w:val="00EB2D60"/>
    <w:rsid w:val="00EB5E1D"/>
    <w:rsid w:val="00EB728E"/>
    <w:rsid w:val="00EC370C"/>
    <w:rsid w:val="00EC3A12"/>
    <w:rsid w:val="00EC4942"/>
    <w:rsid w:val="00ED0D59"/>
    <w:rsid w:val="00ED7A42"/>
    <w:rsid w:val="00EE627B"/>
    <w:rsid w:val="00EE6694"/>
    <w:rsid w:val="00EF14FD"/>
    <w:rsid w:val="00EF1559"/>
    <w:rsid w:val="00F0038C"/>
    <w:rsid w:val="00F05AE8"/>
    <w:rsid w:val="00F101F8"/>
    <w:rsid w:val="00F13F8D"/>
    <w:rsid w:val="00F149DF"/>
    <w:rsid w:val="00F162D4"/>
    <w:rsid w:val="00F16C6E"/>
    <w:rsid w:val="00F2182B"/>
    <w:rsid w:val="00F22A64"/>
    <w:rsid w:val="00F22F17"/>
    <w:rsid w:val="00F2690B"/>
    <w:rsid w:val="00F27B68"/>
    <w:rsid w:val="00F33DCC"/>
    <w:rsid w:val="00F34768"/>
    <w:rsid w:val="00F36466"/>
    <w:rsid w:val="00F37C82"/>
    <w:rsid w:val="00F41624"/>
    <w:rsid w:val="00F41BDC"/>
    <w:rsid w:val="00F4321E"/>
    <w:rsid w:val="00F539A4"/>
    <w:rsid w:val="00F54012"/>
    <w:rsid w:val="00F55950"/>
    <w:rsid w:val="00F62443"/>
    <w:rsid w:val="00F63907"/>
    <w:rsid w:val="00F63D6A"/>
    <w:rsid w:val="00F82492"/>
    <w:rsid w:val="00F8554A"/>
    <w:rsid w:val="00F85DCF"/>
    <w:rsid w:val="00F86598"/>
    <w:rsid w:val="00F90A86"/>
    <w:rsid w:val="00F90B4C"/>
    <w:rsid w:val="00F924D3"/>
    <w:rsid w:val="00FB0FFB"/>
    <w:rsid w:val="00FB18EF"/>
    <w:rsid w:val="00FB19EF"/>
    <w:rsid w:val="00FB4828"/>
    <w:rsid w:val="00FB6678"/>
    <w:rsid w:val="00FB6BA8"/>
    <w:rsid w:val="00FB7240"/>
    <w:rsid w:val="00FC2FBD"/>
    <w:rsid w:val="00FC4FFE"/>
    <w:rsid w:val="00FC6246"/>
    <w:rsid w:val="00FC62AC"/>
    <w:rsid w:val="00FD1F15"/>
    <w:rsid w:val="00FD71A6"/>
    <w:rsid w:val="00FE25A9"/>
    <w:rsid w:val="00FE4159"/>
    <w:rsid w:val="00FE4270"/>
    <w:rsid w:val="00FE4FEE"/>
    <w:rsid w:val="00FE6FFD"/>
    <w:rsid w:val="00FF234A"/>
    <w:rsid w:val="00FF5000"/>
    <w:rsid w:val="00FF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BFF8B-C29C-4A2A-97A3-738A635A3284}">
  <ds:schemaRefs/>
</ds:datastoreItem>
</file>

<file path=customXml/itemProps2.xml><?xml version="1.0" encoding="utf-8"?>
<ds:datastoreItem xmlns:ds="http://schemas.openxmlformats.org/officeDocument/2006/customXml" ds:itemID="{57971C6D-3F3B-44A4-A545-8AEBE2C73372}">
  <ds:schemaRefs/>
</ds:datastoreItem>
</file>

<file path=customXml/itemProps3.xml><?xml version="1.0" encoding="utf-8"?>
<ds:datastoreItem xmlns:ds="http://schemas.openxmlformats.org/officeDocument/2006/customXml" ds:itemID="{B95CB126-839C-481A-A1B5-1D5EB6914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</Template>
  <TotalTime>4671</TotalTime>
  <Pages>17</Pages>
  <Words>2113</Words>
  <Characters>11625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C.H.M. Maas</cp:lastModifiedBy>
  <cp:revision>991</cp:revision>
  <dcterms:created xsi:type="dcterms:W3CDTF">2021-12-24T16:11:00Z</dcterms:created>
  <dcterms:modified xsi:type="dcterms:W3CDTF">2022-06-09T12:06:00Z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