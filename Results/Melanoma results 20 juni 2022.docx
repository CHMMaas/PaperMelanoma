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4AD5D" w14:textId="771765F5" w:rsidR="00E32AEA" w:rsidRPr="005B2974" w:rsidRDefault="00E32AEA" w:rsidP="008950EC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Table 1. </w:t>
      </w:r>
      <w:r w:rsidR="00DC72BD" w:rsidRPr="005B2974">
        <w:rPr>
          <w:rFonts w:ascii="Arial" w:hAnsi="Arial" w:cs="Arial"/>
          <w:b/>
          <w:sz w:val="22"/>
          <w:szCs w:val="22"/>
          <w:lang w:val="en-GB"/>
        </w:rPr>
        <w:t>Baseline patient and tumo</w:t>
      </w:r>
      <w:r w:rsidR="00516AF3" w:rsidRPr="005B2974">
        <w:rPr>
          <w:rFonts w:ascii="Arial" w:hAnsi="Arial" w:cs="Arial"/>
          <w:b/>
          <w:sz w:val="22"/>
          <w:szCs w:val="22"/>
          <w:lang w:val="en-GB"/>
        </w:rPr>
        <w:t>u</w:t>
      </w:r>
      <w:r w:rsidR="00B8087A" w:rsidRPr="005B2974">
        <w:rPr>
          <w:rFonts w:ascii="Arial" w:hAnsi="Arial" w:cs="Arial"/>
          <w:b/>
          <w:sz w:val="22"/>
          <w:szCs w:val="22"/>
          <w:lang w:val="en-GB"/>
        </w:rPr>
        <w:t xml:space="preserve">r characteristics by </w:t>
      </w:r>
      <w:r w:rsidR="00A33327" w:rsidRPr="005B2974">
        <w:rPr>
          <w:rFonts w:ascii="Arial" w:hAnsi="Arial" w:cs="Arial"/>
          <w:b/>
          <w:sz w:val="22"/>
          <w:szCs w:val="22"/>
          <w:lang w:val="en-GB"/>
        </w:rPr>
        <w:t>centre</w:t>
      </w:r>
      <w:r w:rsidRPr="005B2974">
        <w:rPr>
          <w:rFonts w:ascii="Arial" w:hAnsi="Arial" w:cs="Arial"/>
          <w:b/>
          <w:sz w:val="22"/>
          <w:szCs w:val="22"/>
          <w:lang w:val="en-GB"/>
        </w:rPr>
        <w:t>.</w:t>
      </w:r>
    </w:p>
    <w:tbl>
      <w:tblPr>
        <w:tblStyle w:val="Table"/>
        <w:tblW w:w="5220" w:type="pct"/>
        <w:tblLook w:val="0020" w:firstRow="1" w:lastRow="0" w:firstColumn="0" w:lastColumn="0" w:noHBand="0" w:noVBand="0"/>
      </w:tblPr>
      <w:tblGrid>
        <w:gridCol w:w="3268"/>
        <w:gridCol w:w="2263"/>
        <w:gridCol w:w="2345"/>
        <w:gridCol w:w="2190"/>
        <w:gridCol w:w="2292"/>
        <w:gridCol w:w="2260"/>
      </w:tblGrid>
      <w:tr w:rsidR="00675243" w:rsidRPr="003C4C31" w14:paraId="1F1A31C0" w14:textId="77777777" w:rsidTr="005C0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18" w:type="pct"/>
            <w:tcBorders>
              <w:top w:val="single" w:sz="4" w:space="0" w:color="auto"/>
            </w:tcBorders>
          </w:tcPr>
          <w:p w14:paraId="51CBA672" w14:textId="77777777" w:rsidR="00A32580" w:rsidRPr="003C4C31" w:rsidRDefault="00A32580" w:rsidP="008950EC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774" w:type="pct"/>
            <w:tcBorders>
              <w:top w:val="single" w:sz="4" w:space="0" w:color="auto"/>
            </w:tcBorders>
          </w:tcPr>
          <w:p w14:paraId="0CBD3F34" w14:textId="77777777" w:rsidR="00A32580" w:rsidRPr="003C4C31" w:rsidRDefault="00A3258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Total (N=4071)</w:t>
            </w:r>
          </w:p>
        </w:tc>
        <w:tc>
          <w:tcPr>
            <w:tcW w:w="802" w:type="pct"/>
            <w:tcBorders>
              <w:top w:val="single" w:sz="4" w:space="0" w:color="auto"/>
            </w:tcBorders>
          </w:tcPr>
          <w:p w14:paraId="3FB0F703" w14:textId="5EAF45CD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A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(N=983)</w:t>
            </w:r>
          </w:p>
        </w:tc>
        <w:tc>
          <w:tcPr>
            <w:tcW w:w="749" w:type="pct"/>
            <w:tcBorders>
              <w:top w:val="single" w:sz="4" w:space="0" w:color="auto"/>
            </w:tcBorders>
          </w:tcPr>
          <w:p w14:paraId="38486311" w14:textId="29CB75CB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B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(N=1343)</w:t>
            </w:r>
          </w:p>
        </w:tc>
        <w:tc>
          <w:tcPr>
            <w:tcW w:w="784" w:type="pct"/>
            <w:tcBorders>
              <w:top w:val="single" w:sz="4" w:space="0" w:color="auto"/>
            </w:tcBorders>
          </w:tcPr>
          <w:p w14:paraId="4C31CABF" w14:textId="1272C62F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C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(N=566)</w:t>
            </w:r>
          </w:p>
        </w:tc>
        <w:tc>
          <w:tcPr>
            <w:tcW w:w="773" w:type="pct"/>
            <w:tcBorders>
              <w:top w:val="single" w:sz="4" w:space="0" w:color="auto"/>
            </w:tcBorders>
          </w:tcPr>
          <w:p w14:paraId="4C0D5B24" w14:textId="6E79DA12" w:rsidR="00A32580" w:rsidRPr="003C4C31" w:rsidRDefault="00243D52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>Center D</w:t>
            </w:r>
            <w:r w:rsidR="00A32580" w:rsidRPr="003C4C31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 (N=1179)</w:t>
            </w:r>
          </w:p>
        </w:tc>
      </w:tr>
      <w:tr w:rsidR="003C4C31" w:rsidRPr="003C4C31" w14:paraId="68E077F2" w14:textId="77777777" w:rsidTr="005C066E">
        <w:tc>
          <w:tcPr>
            <w:tcW w:w="1118" w:type="pct"/>
          </w:tcPr>
          <w:p w14:paraId="4AF3579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774" w:type="pct"/>
          </w:tcPr>
          <w:p w14:paraId="7474D2BC" w14:textId="6931590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889 (21.8%)</w:t>
            </w:r>
          </w:p>
        </w:tc>
        <w:tc>
          <w:tcPr>
            <w:tcW w:w="802" w:type="pct"/>
          </w:tcPr>
          <w:p w14:paraId="59A2A6BE" w14:textId="1E7273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236 (24.0%)</w:t>
            </w:r>
          </w:p>
        </w:tc>
        <w:tc>
          <w:tcPr>
            <w:tcW w:w="749" w:type="pct"/>
          </w:tcPr>
          <w:p w14:paraId="72C199D9" w14:textId="15B095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259 (19.3%)</w:t>
            </w:r>
          </w:p>
        </w:tc>
        <w:tc>
          <w:tcPr>
            <w:tcW w:w="784" w:type="pct"/>
          </w:tcPr>
          <w:p w14:paraId="6CA3AE3F" w14:textId="6A28A6A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170 (30.0%)</w:t>
            </w:r>
          </w:p>
        </w:tc>
        <w:tc>
          <w:tcPr>
            <w:tcW w:w="773" w:type="pct"/>
          </w:tcPr>
          <w:p w14:paraId="08380788" w14:textId="3850F81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224 (19.0%)</w:t>
            </w:r>
          </w:p>
        </w:tc>
      </w:tr>
      <w:tr w:rsidR="003C4C31" w:rsidRPr="003C4C31" w14:paraId="0E092809" w14:textId="77777777" w:rsidTr="005C066E">
        <w:tc>
          <w:tcPr>
            <w:tcW w:w="1118" w:type="pct"/>
          </w:tcPr>
          <w:p w14:paraId="066663B2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Males</w:t>
            </w:r>
          </w:p>
        </w:tc>
        <w:tc>
          <w:tcPr>
            <w:tcW w:w="774" w:type="pct"/>
          </w:tcPr>
          <w:p w14:paraId="210B62E8" w14:textId="0DA14DE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1996 (49.0%)</w:t>
            </w:r>
          </w:p>
        </w:tc>
        <w:tc>
          <w:tcPr>
            <w:tcW w:w="802" w:type="pct"/>
          </w:tcPr>
          <w:p w14:paraId="6E735ADB" w14:textId="1C7796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497 (50.6%)</w:t>
            </w:r>
          </w:p>
        </w:tc>
        <w:tc>
          <w:tcPr>
            <w:tcW w:w="749" w:type="pct"/>
          </w:tcPr>
          <w:p w14:paraId="001C7CFA" w14:textId="0B402B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753 (56.1%)</w:t>
            </w:r>
          </w:p>
        </w:tc>
        <w:tc>
          <w:tcPr>
            <w:tcW w:w="784" w:type="pct"/>
          </w:tcPr>
          <w:p w14:paraId="3D784935" w14:textId="665233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273 (48.2%)</w:t>
            </w:r>
          </w:p>
        </w:tc>
        <w:tc>
          <w:tcPr>
            <w:tcW w:w="773" w:type="pct"/>
          </w:tcPr>
          <w:p w14:paraId="5FF33F23" w14:textId="239ECBE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473 (40.1%)</w:t>
            </w:r>
          </w:p>
        </w:tc>
      </w:tr>
      <w:tr w:rsidR="003C4C31" w:rsidRPr="003C4C31" w14:paraId="3D72E932" w14:textId="77777777" w:rsidTr="005C066E">
        <w:tc>
          <w:tcPr>
            <w:tcW w:w="1118" w:type="pct"/>
          </w:tcPr>
          <w:p w14:paraId="10518A2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Age</w:t>
            </w:r>
          </w:p>
        </w:tc>
        <w:tc>
          <w:tcPr>
            <w:tcW w:w="774" w:type="pct"/>
          </w:tcPr>
          <w:p w14:paraId="232EE7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08AD99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05F2EB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0F9902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7E90F899" w14:textId="4A9D560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0D211B7" w14:textId="77777777" w:rsidTr="005C066E">
        <w:tc>
          <w:tcPr>
            <w:tcW w:w="1118" w:type="pct"/>
          </w:tcPr>
          <w:p w14:paraId="7C68F3C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Median (Q1, Q3)</w:t>
            </w:r>
          </w:p>
        </w:tc>
        <w:tc>
          <w:tcPr>
            <w:tcW w:w="774" w:type="pct"/>
          </w:tcPr>
          <w:p w14:paraId="615D50F1" w14:textId="6A8C933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66.0)</w:t>
            </w:r>
          </w:p>
        </w:tc>
        <w:tc>
          <w:tcPr>
            <w:tcW w:w="802" w:type="pct"/>
          </w:tcPr>
          <w:p w14:paraId="41CFFCDF" w14:textId="1D4634D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55.0 (43.0, 65.0)</w:t>
            </w:r>
          </w:p>
        </w:tc>
        <w:tc>
          <w:tcPr>
            <w:tcW w:w="749" w:type="pct"/>
          </w:tcPr>
          <w:p w14:paraId="480E4B8D" w14:textId="708F3EC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62.0 (48.0, 71.0)</w:t>
            </w:r>
          </w:p>
        </w:tc>
        <w:tc>
          <w:tcPr>
            <w:tcW w:w="784" w:type="pct"/>
          </w:tcPr>
          <w:p w14:paraId="5A274C16" w14:textId="5B3CFD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52.0 (40.0, 62.0)</w:t>
            </w:r>
          </w:p>
        </w:tc>
        <w:tc>
          <w:tcPr>
            <w:tcW w:w="773" w:type="pct"/>
          </w:tcPr>
          <w:p w14:paraId="67753304" w14:textId="4D5A32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51.0 (42.0, 62.0)</w:t>
            </w:r>
          </w:p>
        </w:tc>
      </w:tr>
      <w:tr w:rsidR="003C4C31" w:rsidRPr="003C4C31" w14:paraId="3CD019CD" w14:textId="77777777" w:rsidTr="005C066E">
        <w:tc>
          <w:tcPr>
            <w:tcW w:w="1118" w:type="pct"/>
          </w:tcPr>
          <w:p w14:paraId="55FE6AD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1C561114" w14:textId="657A20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802" w:type="pct"/>
          </w:tcPr>
          <w:p w14:paraId="16280FF9" w14:textId="79E8FEE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15.0 - 89.0</w:t>
            </w:r>
          </w:p>
        </w:tc>
        <w:tc>
          <w:tcPr>
            <w:tcW w:w="749" w:type="pct"/>
          </w:tcPr>
          <w:p w14:paraId="3E24254A" w14:textId="52C1897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13.0 - 94.0</w:t>
            </w:r>
          </w:p>
        </w:tc>
        <w:tc>
          <w:tcPr>
            <w:tcW w:w="784" w:type="pct"/>
          </w:tcPr>
          <w:p w14:paraId="57AF60D5" w14:textId="753A24F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13.0 - 88.0</w:t>
            </w:r>
          </w:p>
        </w:tc>
        <w:tc>
          <w:tcPr>
            <w:tcW w:w="773" w:type="pct"/>
          </w:tcPr>
          <w:p w14:paraId="0BB761F3" w14:textId="1AE83B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15.0 - 83.0</w:t>
            </w:r>
          </w:p>
        </w:tc>
      </w:tr>
      <w:tr w:rsidR="003C4C31" w:rsidRPr="003C4C31" w14:paraId="664199A3" w14:textId="77777777" w:rsidTr="005C066E">
        <w:tc>
          <w:tcPr>
            <w:tcW w:w="1118" w:type="pct"/>
          </w:tcPr>
          <w:p w14:paraId="167A9CD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774" w:type="pct"/>
          </w:tcPr>
          <w:p w14:paraId="78DF0BD6" w14:textId="39866253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1171 (28.8%)</w:t>
            </w:r>
          </w:p>
        </w:tc>
        <w:tc>
          <w:tcPr>
            <w:tcW w:w="802" w:type="pct"/>
          </w:tcPr>
          <w:p w14:paraId="15961AFF" w14:textId="33CA70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265 (27.0%)</w:t>
            </w:r>
          </w:p>
        </w:tc>
        <w:tc>
          <w:tcPr>
            <w:tcW w:w="749" w:type="pct"/>
          </w:tcPr>
          <w:p w14:paraId="727D23D9" w14:textId="1BC2BC3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263 (19.6%)</w:t>
            </w:r>
          </w:p>
        </w:tc>
        <w:tc>
          <w:tcPr>
            <w:tcW w:w="784" w:type="pct"/>
          </w:tcPr>
          <w:p w14:paraId="1265844E" w14:textId="5AF65676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166 (29.3%)</w:t>
            </w:r>
          </w:p>
        </w:tc>
        <w:tc>
          <w:tcPr>
            <w:tcW w:w="773" w:type="pct"/>
          </w:tcPr>
          <w:p w14:paraId="45D52F39" w14:textId="714E144D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477 (40.5%)</w:t>
            </w:r>
          </w:p>
        </w:tc>
      </w:tr>
      <w:tr w:rsidR="003C4C31" w:rsidRPr="003C4C31" w14:paraId="2A8BD4D4" w14:textId="77777777" w:rsidTr="005C066E">
        <w:tc>
          <w:tcPr>
            <w:tcW w:w="1118" w:type="pct"/>
          </w:tcPr>
          <w:p w14:paraId="0A28075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AE7B08" w14:textId="1D1B76A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141 (3.5%)</w:t>
            </w:r>
          </w:p>
        </w:tc>
        <w:tc>
          <w:tcPr>
            <w:tcW w:w="802" w:type="pct"/>
          </w:tcPr>
          <w:p w14:paraId="3D5C93B6" w14:textId="3B9ABA6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 (3.1%)</w:t>
            </w:r>
          </w:p>
        </w:tc>
        <w:tc>
          <w:tcPr>
            <w:tcW w:w="749" w:type="pct"/>
          </w:tcPr>
          <w:p w14:paraId="4196EC03" w14:textId="088244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 (2.3%)</w:t>
            </w:r>
          </w:p>
        </w:tc>
        <w:tc>
          <w:tcPr>
            <w:tcW w:w="784" w:type="pct"/>
          </w:tcPr>
          <w:p w14:paraId="56B9DF2E" w14:textId="7B50441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68 (12.0%)</w:t>
            </w:r>
          </w:p>
        </w:tc>
        <w:tc>
          <w:tcPr>
            <w:tcW w:w="773" w:type="pct"/>
          </w:tcPr>
          <w:p w14:paraId="55E915E4" w14:textId="324C619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 (1.0%)</w:t>
            </w:r>
          </w:p>
        </w:tc>
      </w:tr>
      <w:tr w:rsidR="003C4C31" w:rsidRPr="003C4C31" w14:paraId="290502EA" w14:textId="77777777" w:rsidTr="005C066E">
        <w:tc>
          <w:tcPr>
            <w:tcW w:w="1118" w:type="pct"/>
          </w:tcPr>
          <w:p w14:paraId="51708B5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774" w:type="pct"/>
          </w:tcPr>
          <w:p w14:paraId="659DE5D6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210DF13F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5F82223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5428B4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E6736C7" w14:textId="33B3D6C1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38B41F4" w14:textId="77777777" w:rsidTr="005C066E">
        <w:tc>
          <w:tcPr>
            <w:tcW w:w="1118" w:type="pct"/>
          </w:tcPr>
          <w:p w14:paraId="404DA4F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Arm</w:t>
            </w:r>
          </w:p>
        </w:tc>
        <w:tc>
          <w:tcPr>
            <w:tcW w:w="774" w:type="pct"/>
          </w:tcPr>
          <w:p w14:paraId="7DBFAA3E" w14:textId="25B3AF8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615 (15.1%)</w:t>
            </w:r>
          </w:p>
        </w:tc>
        <w:tc>
          <w:tcPr>
            <w:tcW w:w="802" w:type="pct"/>
          </w:tcPr>
          <w:p w14:paraId="4C1A6EE7" w14:textId="4AD8A1B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128 (13.0%)</w:t>
            </w:r>
          </w:p>
        </w:tc>
        <w:tc>
          <w:tcPr>
            <w:tcW w:w="749" w:type="pct"/>
          </w:tcPr>
          <w:p w14:paraId="51EE9C51" w14:textId="764BB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217 (16.2%)</w:t>
            </w:r>
          </w:p>
        </w:tc>
        <w:tc>
          <w:tcPr>
            <w:tcW w:w="784" w:type="pct"/>
          </w:tcPr>
          <w:p w14:paraId="1079D4BD" w14:textId="010254F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(15.2%)</w:t>
            </w:r>
          </w:p>
        </w:tc>
        <w:tc>
          <w:tcPr>
            <w:tcW w:w="773" w:type="pct"/>
          </w:tcPr>
          <w:p w14:paraId="49EFC177" w14:textId="7615D00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184 (15.6%)</w:t>
            </w:r>
          </w:p>
        </w:tc>
      </w:tr>
      <w:tr w:rsidR="003C4C31" w:rsidRPr="003C4C31" w14:paraId="21761288" w14:textId="77777777" w:rsidTr="005C066E">
        <w:tc>
          <w:tcPr>
            <w:tcW w:w="1118" w:type="pct"/>
          </w:tcPr>
          <w:p w14:paraId="606DDB6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Leg</w:t>
            </w:r>
          </w:p>
        </w:tc>
        <w:tc>
          <w:tcPr>
            <w:tcW w:w="774" w:type="pct"/>
          </w:tcPr>
          <w:p w14:paraId="71879765" w14:textId="259CF97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1189 (29.2%)</w:t>
            </w:r>
          </w:p>
        </w:tc>
        <w:tc>
          <w:tcPr>
            <w:tcW w:w="802" w:type="pct"/>
          </w:tcPr>
          <w:p w14:paraId="5BC0CBE4" w14:textId="57607AD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277 (28.2%)</w:t>
            </w:r>
          </w:p>
        </w:tc>
        <w:tc>
          <w:tcPr>
            <w:tcW w:w="749" w:type="pct"/>
          </w:tcPr>
          <w:p w14:paraId="094441DB" w14:textId="75D0E5E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324 (24.1%)</w:t>
            </w:r>
          </w:p>
        </w:tc>
        <w:tc>
          <w:tcPr>
            <w:tcW w:w="784" w:type="pct"/>
          </w:tcPr>
          <w:p w14:paraId="20CBA711" w14:textId="27364CC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218 (38.5%)</w:t>
            </w:r>
          </w:p>
        </w:tc>
        <w:tc>
          <w:tcPr>
            <w:tcW w:w="773" w:type="pct"/>
          </w:tcPr>
          <w:p w14:paraId="1A9F1A18" w14:textId="4CDEAF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370 (31.4%)</w:t>
            </w:r>
          </w:p>
        </w:tc>
      </w:tr>
      <w:tr w:rsidR="003C4C31" w:rsidRPr="003C4C31" w14:paraId="4F2D606B" w14:textId="77777777" w:rsidTr="005C066E">
        <w:tc>
          <w:tcPr>
            <w:tcW w:w="1118" w:type="pct"/>
          </w:tcPr>
          <w:p w14:paraId="49B1B84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Trunk</w:t>
            </w:r>
          </w:p>
        </w:tc>
        <w:tc>
          <w:tcPr>
            <w:tcW w:w="774" w:type="pct"/>
          </w:tcPr>
          <w:p w14:paraId="41F789EF" w14:textId="520A177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1815 (44.6%)</w:t>
            </w:r>
          </w:p>
        </w:tc>
        <w:tc>
          <w:tcPr>
            <w:tcW w:w="802" w:type="pct"/>
          </w:tcPr>
          <w:p w14:paraId="4C6A3946" w14:textId="73B23C9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407 (41.4%)</w:t>
            </w:r>
          </w:p>
        </w:tc>
        <w:tc>
          <w:tcPr>
            <w:tcW w:w="749" w:type="pct"/>
          </w:tcPr>
          <w:p w14:paraId="751A1AC0" w14:textId="58FFABA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654 (48.7%)</w:t>
            </w:r>
          </w:p>
        </w:tc>
        <w:tc>
          <w:tcPr>
            <w:tcW w:w="784" w:type="pct"/>
          </w:tcPr>
          <w:p w14:paraId="663DBA35" w14:textId="79459E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242 (42.8%)</w:t>
            </w:r>
          </w:p>
        </w:tc>
        <w:tc>
          <w:tcPr>
            <w:tcW w:w="773" w:type="pct"/>
          </w:tcPr>
          <w:p w14:paraId="0581254D" w14:textId="0195C4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512 (43.4%)</w:t>
            </w:r>
          </w:p>
        </w:tc>
      </w:tr>
      <w:tr w:rsidR="003C4C31" w:rsidRPr="003C4C31" w14:paraId="766843D0" w14:textId="77777777" w:rsidTr="005C066E">
        <w:tc>
          <w:tcPr>
            <w:tcW w:w="1118" w:type="pct"/>
          </w:tcPr>
          <w:p w14:paraId="1AD8C4A9" w14:textId="0C8AD06D" w:rsidR="003C4C31" w:rsidRPr="003C4C31" w:rsidRDefault="005B785D" w:rsidP="005B785D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>
              <w:rPr>
                <w:rFonts w:ascii="Arial" w:hAnsi="Arial" w:cs="Arial"/>
                <w:sz w:val="22"/>
                <w:szCs w:val="22"/>
                <w:lang w:val="en-GB"/>
              </w:rPr>
              <w:t>   Head/</w:t>
            </w:r>
            <w:r w:rsidR="003C4C31" w:rsidRPr="003C4C31">
              <w:rPr>
                <w:rFonts w:ascii="Arial" w:hAnsi="Arial" w:cs="Arial"/>
                <w:sz w:val="22"/>
                <w:szCs w:val="22"/>
                <w:lang w:val="en-GB"/>
              </w:rPr>
              <w:t>neck</w:t>
            </w:r>
          </w:p>
        </w:tc>
        <w:tc>
          <w:tcPr>
            <w:tcW w:w="774" w:type="pct"/>
          </w:tcPr>
          <w:p w14:paraId="08FD4E6E" w14:textId="04B139A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314 (7.7%)</w:t>
            </w:r>
          </w:p>
        </w:tc>
        <w:tc>
          <w:tcPr>
            <w:tcW w:w="802" w:type="pct"/>
          </w:tcPr>
          <w:p w14:paraId="5C873E45" w14:textId="4CBB3CF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(14.0%)</w:t>
            </w:r>
          </w:p>
        </w:tc>
        <w:tc>
          <w:tcPr>
            <w:tcW w:w="749" w:type="pct"/>
          </w:tcPr>
          <w:p w14:paraId="0E495E6E" w14:textId="2BBF001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142 (10.6%)</w:t>
            </w:r>
          </w:p>
        </w:tc>
        <w:tc>
          <w:tcPr>
            <w:tcW w:w="784" w:type="pct"/>
          </w:tcPr>
          <w:p w14:paraId="2B999911" w14:textId="2F54670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 (3.5%)</w:t>
            </w:r>
          </w:p>
        </w:tc>
        <w:tc>
          <w:tcPr>
            <w:tcW w:w="773" w:type="pct"/>
          </w:tcPr>
          <w:p w14:paraId="2FB85F07" w14:textId="3901E9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(1.2%)</w:t>
            </w:r>
          </w:p>
        </w:tc>
      </w:tr>
      <w:tr w:rsidR="003C4C31" w:rsidRPr="003C4C31" w14:paraId="122969A0" w14:textId="77777777" w:rsidTr="005C066E">
        <w:tc>
          <w:tcPr>
            <w:tcW w:w="1118" w:type="pct"/>
          </w:tcPr>
          <w:p w14:paraId="18FE80B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69DCE5D" w14:textId="736BF6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138 (3.4%)</w:t>
            </w:r>
          </w:p>
        </w:tc>
        <w:tc>
          <w:tcPr>
            <w:tcW w:w="802" w:type="pct"/>
          </w:tcPr>
          <w:p w14:paraId="283E0B17" w14:textId="29BDA4B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 (3.4%)</w:t>
            </w:r>
          </w:p>
        </w:tc>
        <w:tc>
          <w:tcPr>
            <w:tcW w:w="749" w:type="pct"/>
          </w:tcPr>
          <w:p w14:paraId="47CE741A" w14:textId="1E001DE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(0.4%)</w:t>
            </w:r>
          </w:p>
        </w:tc>
        <w:tc>
          <w:tcPr>
            <w:tcW w:w="784" w:type="pct"/>
          </w:tcPr>
          <w:p w14:paraId="7EB41883" w14:textId="6FA31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73" w:type="pct"/>
          </w:tcPr>
          <w:p w14:paraId="5648F57E" w14:textId="00C156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99 (8.4%)</w:t>
            </w:r>
          </w:p>
        </w:tc>
      </w:tr>
      <w:tr w:rsidR="003C4C31" w:rsidRPr="003C4C31" w14:paraId="1C2EBED9" w14:textId="77777777" w:rsidTr="005C066E">
        <w:tc>
          <w:tcPr>
            <w:tcW w:w="1118" w:type="pct"/>
          </w:tcPr>
          <w:p w14:paraId="59C5D54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Histology</w:t>
            </w:r>
          </w:p>
        </w:tc>
        <w:tc>
          <w:tcPr>
            <w:tcW w:w="774" w:type="pct"/>
          </w:tcPr>
          <w:p w14:paraId="1594AAF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719D0E3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73BEFE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2860A3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16F7DB6" w14:textId="5E1D62B5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6E0E35F7" w14:textId="77777777" w:rsidTr="005C066E">
        <w:tc>
          <w:tcPr>
            <w:tcW w:w="1118" w:type="pct"/>
          </w:tcPr>
          <w:p w14:paraId="485C56C6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SSM</w:t>
            </w:r>
          </w:p>
        </w:tc>
        <w:tc>
          <w:tcPr>
            <w:tcW w:w="774" w:type="pct"/>
          </w:tcPr>
          <w:p w14:paraId="1979B426" w14:textId="30A29BC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2164 (53.2%)</w:t>
            </w:r>
          </w:p>
        </w:tc>
        <w:tc>
          <w:tcPr>
            <w:tcW w:w="802" w:type="pct"/>
          </w:tcPr>
          <w:p w14:paraId="1F3E404C" w14:textId="205D2F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598 (60.8%)</w:t>
            </w:r>
          </w:p>
        </w:tc>
        <w:tc>
          <w:tcPr>
            <w:tcW w:w="749" w:type="pct"/>
          </w:tcPr>
          <w:p w14:paraId="549AE548" w14:textId="0002A52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910 (67.8%)</w:t>
            </w:r>
          </w:p>
        </w:tc>
        <w:tc>
          <w:tcPr>
            <w:tcW w:w="784" w:type="pct"/>
          </w:tcPr>
          <w:p w14:paraId="063DB07B" w14:textId="5490A6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285 (50.4%)</w:t>
            </w:r>
          </w:p>
        </w:tc>
        <w:tc>
          <w:tcPr>
            <w:tcW w:w="773" w:type="pct"/>
          </w:tcPr>
          <w:p w14:paraId="555AD931" w14:textId="3946EA5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371 (31.5%)</w:t>
            </w:r>
          </w:p>
        </w:tc>
      </w:tr>
      <w:tr w:rsidR="003C4C31" w:rsidRPr="003C4C31" w14:paraId="3D7FE1B4" w14:textId="77777777" w:rsidTr="005C066E">
        <w:tc>
          <w:tcPr>
            <w:tcW w:w="1118" w:type="pct"/>
          </w:tcPr>
          <w:p w14:paraId="323927F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NM</w:t>
            </w:r>
          </w:p>
        </w:tc>
        <w:tc>
          <w:tcPr>
            <w:tcW w:w="774" w:type="pct"/>
          </w:tcPr>
          <w:p w14:paraId="55BDE88B" w14:textId="41F55E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1226 (30.1%)</w:t>
            </w:r>
          </w:p>
        </w:tc>
        <w:tc>
          <w:tcPr>
            <w:tcW w:w="802" w:type="pct"/>
          </w:tcPr>
          <w:p w14:paraId="47ECA407" w14:textId="35A2E6F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276 (28.1%)</w:t>
            </w:r>
          </w:p>
        </w:tc>
        <w:tc>
          <w:tcPr>
            <w:tcW w:w="749" w:type="pct"/>
          </w:tcPr>
          <w:p w14:paraId="17C60DCD" w14:textId="6D91DB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290 (21.6%)</w:t>
            </w:r>
          </w:p>
        </w:tc>
        <w:tc>
          <w:tcPr>
            <w:tcW w:w="784" w:type="pct"/>
          </w:tcPr>
          <w:p w14:paraId="543DF28B" w14:textId="02D7830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195 (34.5%)</w:t>
            </w:r>
          </w:p>
        </w:tc>
        <w:tc>
          <w:tcPr>
            <w:tcW w:w="773" w:type="pct"/>
          </w:tcPr>
          <w:p w14:paraId="240C2B18" w14:textId="0AF8295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465 (39.4%)</w:t>
            </w:r>
          </w:p>
        </w:tc>
      </w:tr>
      <w:tr w:rsidR="003C4C31" w:rsidRPr="003C4C31" w14:paraId="3803B2DE" w14:textId="77777777" w:rsidTr="005C066E">
        <w:tc>
          <w:tcPr>
            <w:tcW w:w="1118" w:type="pct"/>
          </w:tcPr>
          <w:p w14:paraId="6E027CF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ALM</w:t>
            </w:r>
          </w:p>
        </w:tc>
        <w:tc>
          <w:tcPr>
            <w:tcW w:w="774" w:type="pct"/>
          </w:tcPr>
          <w:p w14:paraId="70815158" w14:textId="273471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126 (3.1%)</w:t>
            </w:r>
          </w:p>
        </w:tc>
        <w:tc>
          <w:tcPr>
            <w:tcW w:w="802" w:type="pct"/>
          </w:tcPr>
          <w:p w14:paraId="0AB6A18F" w14:textId="1E6C16C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29 (3.0%)</w:t>
            </w:r>
          </w:p>
        </w:tc>
        <w:tc>
          <w:tcPr>
            <w:tcW w:w="749" w:type="pct"/>
          </w:tcPr>
          <w:p w14:paraId="105D9D27" w14:textId="3ADE76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54 (4.0%)</w:t>
            </w:r>
          </w:p>
        </w:tc>
        <w:tc>
          <w:tcPr>
            <w:tcW w:w="784" w:type="pct"/>
          </w:tcPr>
          <w:p w14:paraId="64011237" w14:textId="39E20B7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 (2.8%)</w:t>
            </w:r>
          </w:p>
        </w:tc>
        <w:tc>
          <w:tcPr>
            <w:tcW w:w="773" w:type="pct"/>
          </w:tcPr>
          <w:p w14:paraId="7262A427" w14:textId="36CD16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(2.3%)</w:t>
            </w:r>
          </w:p>
        </w:tc>
      </w:tr>
      <w:tr w:rsidR="003C4C31" w:rsidRPr="003C4C31" w14:paraId="20B3D243" w14:textId="77777777" w:rsidTr="005C066E">
        <w:tc>
          <w:tcPr>
            <w:tcW w:w="1118" w:type="pct"/>
          </w:tcPr>
          <w:p w14:paraId="5025770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Other</w:t>
            </w:r>
          </w:p>
        </w:tc>
        <w:tc>
          <w:tcPr>
            <w:tcW w:w="774" w:type="pct"/>
          </w:tcPr>
          <w:p w14:paraId="4854882F" w14:textId="43D708B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202 (5.0%)</w:t>
            </w:r>
          </w:p>
        </w:tc>
        <w:tc>
          <w:tcPr>
            <w:tcW w:w="802" w:type="pct"/>
          </w:tcPr>
          <w:p w14:paraId="551C07EA" w14:textId="5F600F4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53 (5.4%)</w:t>
            </w:r>
          </w:p>
        </w:tc>
        <w:tc>
          <w:tcPr>
            <w:tcW w:w="749" w:type="pct"/>
          </w:tcPr>
          <w:p w14:paraId="10059ED0" w14:textId="1FA6498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 (3.4%)</w:t>
            </w:r>
          </w:p>
        </w:tc>
        <w:tc>
          <w:tcPr>
            <w:tcW w:w="784" w:type="pct"/>
          </w:tcPr>
          <w:p w14:paraId="3C516D75" w14:textId="071D7B4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 (2.5%)</w:t>
            </w:r>
          </w:p>
        </w:tc>
        <w:tc>
          <w:tcPr>
            <w:tcW w:w="773" w:type="pct"/>
          </w:tcPr>
          <w:p w14:paraId="42AA48C9" w14:textId="7E7AA97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89 (7.5%)</w:t>
            </w:r>
          </w:p>
        </w:tc>
      </w:tr>
      <w:tr w:rsidR="003C4C31" w:rsidRPr="003C4C31" w14:paraId="4E1BEA54" w14:textId="77777777" w:rsidTr="005C066E">
        <w:tc>
          <w:tcPr>
            <w:tcW w:w="1118" w:type="pct"/>
          </w:tcPr>
          <w:p w14:paraId="2D960EE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70C7C24F" w14:textId="61D35F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353 (8.7%)</w:t>
            </w:r>
          </w:p>
        </w:tc>
        <w:tc>
          <w:tcPr>
            <w:tcW w:w="802" w:type="pct"/>
          </w:tcPr>
          <w:p w14:paraId="54C2FFE9" w14:textId="7B0070A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(2.7%)</w:t>
            </w:r>
          </w:p>
        </w:tc>
        <w:tc>
          <w:tcPr>
            <w:tcW w:w="749" w:type="pct"/>
          </w:tcPr>
          <w:p w14:paraId="66CB6DF1" w14:textId="0C8C840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(3.2%)</w:t>
            </w:r>
          </w:p>
        </w:tc>
        <w:tc>
          <w:tcPr>
            <w:tcW w:w="784" w:type="pct"/>
          </w:tcPr>
          <w:p w14:paraId="4522849D" w14:textId="7B7C62F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56 (9.9%)</w:t>
            </w:r>
          </w:p>
        </w:tc>
        <w:tc>
          <w:tcPr>
            <w:tcW w:w="773" w:type="pct"/>
          </w:tcPr>
          <w:p w14:paraId="2545B362" w14:textId="6ABAD58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227 (19.3%)</w:t>
            </w:r>
          </w:p>
        </w:tc>
      </w:tr>
      <w:tr w:rsidR="003C4C31" w:rsidRPr="003C4C31" w14:paraId="5C133785" w14:textId="77777777" w:rsidTr="005C066E">
        <w:tc>
          <w:tcPr>
            <w:tcW w:w="1118" w:type="pct"/>
          </w:tcPr>
          <w:p w14:paraId="1FF97C3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Breslow</w:t>
            </w:r>
          </w:p>
        </w:tc>
        <w:tc>
          <w:tcPr>
            <w:tcW w:w="774" w:type="pct"/>
          </w:tcPr>
          <w:p w14:paraId="41204DA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6C3B3A8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0FBDEA25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D30072E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03CC54B4" w14:textId="584654C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17696CEF" w14:textId="77777777" w:rsidTr="005C066E">
        <w:tc>
          <w:tcPr>
            <w:tcW w:w="1118" w:type="pct"/>
          </w:tcPr>
          <w:p w14:paraId="6845CDB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58F1F4F8" w14:textId="54BC97B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(3.3)</w:t>
            </w:r>
          </w:p>
        </w:tc>
        <w:tc>
          <w:tcPr>
            <w:tcW w:w="802" w:type="pct"/>
          </w:tcPr>
          <w:p w14:paraId="48236DFB" w14:textId="488D82B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2.6 (2.0)</w:t>
            </w:r>
          </w:p>
        </w:tc>
        <w:tc>
          <w:tcPr>
            <w:tcW w:w="749" w:type="pct"/>
          </w:tcPr>
          <w:p w14:paraId="6B0177F8" w14:textId="0A6BE0B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2.3 (2.5)</w:t>
            </w:r>
          </w:p>
        </w:tc>
        <w:tc>
          <w:tcPr>
            <w:tcW w:w="784" w:type="pct"/>
          </w:tcPr>
          <w:p w14:paraId="732F93C5" w14:textId="58A6C5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2.8 (2.3)</w:t>
            </w:r>
          </w:p>
        </w:tc>
        <w:tc>
          <w:tcPr>
            <w:tcW w:w="773" w:type="pct"/>
          </w:tcPr>
          <w:p w14:paraId="32645962" w14:textId="022CB6A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3.6 (4.9)</w:t>
            </w:r>
          </w:p>
        </w:tc>
      </w:tr>
      <w:tr w:rsidR="003C4C31" w:rsidRPr="003C4C31" w14:paraId="509BA54A" w14:textId="77777777" w:rsidTr="005C066E">
        <w:tc>
          <w:tcPr>
            <w:tcW w:w="1118" w:type="pct"/>
          </w:tcPr>
          <w:p w14:paraId="4284C5D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AA6D212" w14:textId="1A602D8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  <w:tc>
          <w:tcPr>
            <w:tcW w:w="802" w:type="pct"/>
          </w:tcPr>
          <w:p w14:paraId="1864E735" w14:textId="24B1594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0.5 - 22.0</w:t>
            </w:r>
          </w:p>
        </w:tc>
        <w:tc>
          <w:tcPr>
            <w:tcW w:w="749" w:type="pct"/>
          </w:tcPr>
          <w:p w14:paraId="6887542E" w14:textId="0A4254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0.1 - 30.0</w:t>
            </w:r>
          </w:p>
        </w:tc>
        <w:tc>
          <w:tcPr>
            <w:tcW w:w="784" w:type="pct"/>
          </w:tcPr>
          <w:p w14:paraId="04A6C5A1" w14:textId="6862F58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0.3 - 20.0</w:t>
            </w:r>
          </w:p>
        </w:tc>
        <w:tc>
          <w:tcPr>
            <w:tcW w:w="773" w:type="pct"/>
          </w:tcPr>
          <w:p w14:paraId="2AB569D0" w14:textId="21FCE3B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0.1 - 90.0</w:t>
            </w:r>
          </w:p>
        </w:tc>
      </w:tr>
      <w:tr w:rsidR="003C4C31" w:rsidRPr="003C4C31" w14:paraId="3F7CCBE1" w14:textId="77777777" w:rsidTr="005C066E">
        <w:tc>
          <w:tcPr>
            <w:tcW w:w="1118" w:type="pct"/>
          </w:tcPr>
          <w:p w14:paraId="7E20DA9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4D6F342A" w14:textId="604C2C3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59 (1.4%)</w:t>
            </w:r>
          </w:p>
        </w:tc>
        <w:tc>
          <w:tcPr>
            <w:tcW w:w="802" w:type="pct"/>
          </w:tcPr>
          <w:p w14:paraId="035CCCBC" w14:textId="50C29FC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9 (0.9%)</w:t>
            </w:r>
          </w:p>
        </w:tc>
        <w:tc>
          <w:tcPr>
            <w:tcW w:w="749" w:type="pct"/>
          </w:tcPr>
          <w:p w14:paraId="7B5648D1" w14:textId="4CB9B4B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 (1.2%)</w:t>
            </w:r>
          </w:p>
        </w:tc>
        <w:tc>
          <w:tcPr>
            <w:tcW w:w="784" w:type="pct"/>
          </w:tcPr>
          <w:p w14:paraId="2D6381A2" w14:textId="6854BB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6 (1.1%)</w:t>
            </w:r>
          </w:p>
        </w:tc>
        <w:tc>
          <w:tcPr>
            <w:tcW w:w="773" w:type="pct"/>
          </w:tcPr>
          <w:p w14:paraId="38348392" w14:textId="16B6383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28 (2.4%)</w:t>
            </w:r>
          </w:p>
        </w:tc>
      </w:tr>
      <w:tr w:rsidR="003C4C31" w:rsidRPr="003C4C31" w14:paraId="37F818A4" w14:textId="77777777" w:rsidTr="005C066E">
        <w:tc>
          <w:tcPr>
            <w:tcW w:w="1118" w:type="pct"/>
          </w:tcPr>
          <w:p w14:paraId="31A649AF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Multiple fields</w:t>
            </w:r>
          </w:p>
        </w:tc>
        <w:tc>
          <w:tcPr>
            <w:tcW w:w="774" w:type="pct"/>
          </w:tcPr>
          <w:p w14:paraId="53659B56" w14:textId="023A1E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374 (9.2%)</w:t>
            </w:r>
          </w:p>
        </w:tc>
        <w:tc>
          <w:tcPr>
            <w:tcW w:w="802" w:type="pct"/>
          </w:tcPr>
          <w:p w14:paraId="659860F6" w14:textId="661100B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223 (22.7%)</w:t>
            </w:r>
          </w:p>
        </w:tc>
        <w:tc>
          <w:tcPr>
            <w:tcW w:w="749" w:type="pct"/>
          </w:tcPr>
          <w:p w14:paraId="67EF9BD6" w14:textId="0A16D1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41 (3.1%)</w:t>
            </w:r>
          </w:p>
        </w:tc>
        <w:tc>
          <w:tcPr>
            <w:tcW w:w="784" w:type="pct"/>
          </w:tcPr>
          <w:p w14:paraId="5288D785" w14:textId="35E5AF3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87 (15.4%)</w:t>
            </w:r>
          </w:p>
        </w:tc>
        <w:tc>
          <w:tcPr>
            <w:tcW w:w="773" w:type="pct"/>
          </w:tcPr>
          <w:p w14:paraId="6E3A3D93" w14:textId="085E853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23 (2.0%)</w:t>
            </w:r>
          </w:p>
        </w:tc>
      </w:tr>
      <w:tr w:rsidR="003C4C31" w:rsidRPr="009172D7" w14:paraId="64F3B44A" w14:textId="77777777" w:rsidTr="005C066E">
        <w:tc>
          <w:tcPr>
            <w:tcW w:w="1118" w:type="pct"/>
          </w:tcPr>
          <w:p w14:paraId="43D6105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negative SN</w:t>
            </w:r>
          </w:p>
        </w:tc>
        <w:tc>
          <w:tcPr>
            <w:tcW w:w="774" w:type="pct"/>
          </w:tcPr>
          <w:p w14:paraId="063E8FE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42A908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330485B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11869F51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4F8A815D" w14:textId="66C0E7B9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30920D57" w14:textId="77777777" w:rsidTr="005C066E">
        <w:tc>
          <w:tcPr>
            <w:tcW w:w="1118" w:type="pct"/>
          </w:tcPr>
          <w:p w14:paraId="745874C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00855788" w14:textId="21A8AE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1.7 (1.4)</w:t>
            </w:r>
          </w:p>
        </w:tc>
        <w:tc>
          <w:tcPr>
            <w:tcW w:w="802" w:type="pct"/>
          </w:tcPr>
          <w:p w14:paraId="0EDFF8E4" w14:textId="4276E18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2.2 (1.6)</w:t>
            </w:r>
          </w:p>
        </w:tc>
        <w:tc>
          <w:tcPr>
            <w:tcW w:w="749" w:type="pct"/>
          </w:tcPr>
          <w:p w14:paraId="222E41BE" w14:textId="3B74AB7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(1.3)</w:t>
            </w:r>
          </w:p>
        </w:tc>
        <w:tc>
          <w:tcPr>
            <w:tcW w:w="784" w:type="pct"/>
          </w:tcPr>
          <w:p w14:paraId="6C9007BF" w14:textId="052056A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1.6 (1.4)</w:t>
            </w:r>
          </w:p>
        </w:tc>
        <w:tc>
          <w:tcPr>
            <w:tcW w:w="773" w:type="pct"/>
          </w:tcPr>
          <w:p w14:paraId="639CD9F2" w14:textId="11472D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(1.0)</w:t>
            </w:r>
          </w:p>
        </w:tc>
      </w:tr>
      <w:tr w:rsidR="003C4C31" w:rsidRPr="003C4C31" w14:paraId="5D875F2A" w14:textId="77777777" w:rsidTr="005C066E">
        <w:tc>
          <w:tcPr>
            <w:tcW w:w="1118" w:type="pct"/>
          </w:tcPr>
          <w:p w14:paraId="6E167FAB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02CC4BF" w14:textId="45B2384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802" w:type="pct"/>
          </w:tcPr>
          <w:p w14:paraId="0357B9BB" w14:textId="28DFCB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49" w:type="pct"/>
          </w:tcPr>
          <w:p w14:paraId="7E5ACBC7" w14:textId="57699A9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0.0 - 13.0</w:t>
            </w:r>
          </w:p>
        </w:tc>
        <w:tc>
          <w:tcPr>
            <w:tcW w:w="784" w:type="pct"/>
          </w:tcPr>
          <w:p w14:paraId="72507246" w14:textId="1DC77C9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0.0 - 10.0</w:t>
            </w:r>
          </w:p>
        </w:tc>
        <w:tc>
          <w:tcPr>
            <w:tcW w:w="773" w:type="pct"/>
          </w:tcPr>
          <w:p w14:paraId="7C488BB9" w14:textId="0DBFB1C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0.0 - 9.0</w:t>
            </w:r>
          </w:p>
        </w:tc>
      </w:tr>
      <w:tr w:rsidR="003C4C31" w:rsidRPr="003C4C31" w14:paraId="447B30DF" w14:textId="77777777" w:rsidTr="005C066E">
        <w:tc>
          <w:tcPr>
            <w:tcW w:w="1118" w:type="pct"/>
          </w:tcPr>
          <w:p w14:paraId="2D5ABE8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0D4B1217" w14:textId="43F9251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162 (4.0%)</w:t>
            </w:r>
          </w:p>
        </w:tc>
        <w:tc>
          <w:tcPr>
            <w:tcW w:w="802" w:type="pct"/>
          </w:tcPr>
          <w:p w14:paraId="6FECB724" w14:textId="0E8BF8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1F02B8B8" w14:textId="42E6660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27 (2.0%)</w:t>
            </w:r>
          </w:p>
        </w:tc>
        <w:tc>
          <w:tcPr>
            <w:tcW w:w="784" w:type="pct"/>
          </w:tcPr>
          <w:p w14:paraId="1E2DF60A" w14:textId="2D4C79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(0.2%)</w:t>
            </w:r>
          </w:p>
        </w:tc>
        <w:tc>
          <w:tcPr>
            <w:tcW w:w="773" w:type="pct"/>
          </w:tcPr>
          <w:p w14:paraId="46752570" w14:textId="2422546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134 (11.4%)</w:t>
            </w:r>
          </w:p>
        </w:tc>
      </w:tr>
      <w:tr w:rsidR="003C4C31" w:rsidRPr="009172D7" w14:paraId="3AE893D3" w14:textId="77777777" w:rsidTr="005C066E">
        <w:tc>
          <w:tcPr>
            <w:tcW w:w="1118" w:type="pct"/>
          </w:tcPr>
          <w:p w14:paraId="450EA677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Total number of positive SN</w:t>
            </w:r>
          </w:p>
        </w:tc>
        <w:tc>
          <w:tcPr>
            <w:tcW w:w="774" w:type="pct"/>
          </w:tcPr>
          <w:p w14:paraId="5E14F9B2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5A19F9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7B32ECEC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35DE8C94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6BB823D3" w14:textId="6444939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87B8056" w14:textId="77777777" w:rsidTr="005C066E">
        <w:tc>
          <w:tcPr>
            <w:tcW w:w="1118" w:type="pct"/>
          </w:tcPr>
          <w:p w14:paraId="077BE1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Mean (SD)</w:t>
            </w:r>
          </w:p>
        </w:tc>
        <w:tc>
          <w:tcPr>
            <w:tcW w:w="774" w:type="pct"/>
          </w:tcPr>
          <w:p w14:paraId="3692D270" w14:textId="4F62981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802" w:type="pct"/>
          </w:tcPr>
          <w:p w14:paraId="74E3CEEE" w14:textId="4F0668D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  <w:tc>
          <w:tcPr>
            <w:tcW w:w="749" w:type="pct"/>
          </w:tcPr>
          <w:p w14:paraId="454ABF59" w14:textId="759034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0.2 (0.4)</w:t>
            </w:r>
          </w:p>
        </w:tc>
        <w:tc>
          <w:tcPr>
            <w:tcW w:w="784" w:type="pct"/>
          </w:tcPr>
          <w:p w14:paraId="33CC47D7" w14:textId="79C12E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0.4 (0.7)</w:t>
            </w:r>
          </w:p>
        </w:tc>
        <w:tc>
          <w:tcPr>
            <w:tcW w:w="773" w:type="pct"/>
          </w:tcPr>
          <w:p w14:paraId="5F9B8B01" w14:textId="6900F6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0.3 (0.6)</w:t>
            </w:r>
          </w:p>
        </w:tc>
      </w:tr>
      <w:tr w:rsidR="003C4C31" w:rsidRPr="003C4C31" w14:paraId="41E63055" w14:textId="77777777" w:rsidTr="005C066E">
        <w:tc>
          <w:tcPr>
            <w:tcW w:w="1118" w:type="pct"/>
          </w:tcPr>
          <w:p w14:paraId="34F7555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0F92767A" w14:textId="137CAAE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  <w:tc>
          <w:tcPr>
            <w:tcW w:w="802" w:type="pct"/>
          </w:tcPr>
          <w:p w14:paraId="5CE32CDA" w14:textId="1AA4F6F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49" w:type="pct"/>
          </w:tcPr>
          <w:p w14:paraId="75E4C098" w14:textId="18F08C4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0.0 - 2.0</w:t>
            </w:r>
          </w:p>
        </w:tc>
        <w:tc>
          <w:tcPr>
            <w:tcW w:w="784" w:type="pct"/>
          </w:tcPr>
          <w:p w14:paraId="1D9D7BD7" w14:textId="0C9B4E6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0.0 - 4.0</w:t>
            </w:r>
          </w:p>
        </w:tc>
        <w:tc>
          <w:tcPr>
            <w:tcW w:w="773" w:type="pct"/>
          </w:tcPr>
          <w:p w14:paraId="63BD8399" w14:textId="3B4DF84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0.0 - 5.0</w:t>
            </w:r>
          </w:p>
        </w:tc>
      </w:tr>
      <w:tr w:rsidR="003C4C31" w:rsidRPr="003C4C31" w14:paraId="5BCE1507" w14:textId="77777777" w:rsidTr="005C066E">
        <w:tc>
          <w:tcPr>
            <w:tcW w:w="1118" w:type="pct"/>
          </w:tcPr>
          <w:p w14:paraId="36D8F988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CE9A947" w14:textId="225AEA3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(0.0%)</w:t>
            </w:r>
          </w:p>
        </w:tc>
        <w:tc>
          <w:tcPr>
            <w:tcW w:w="802" w:type="pct"/>
          </w:tcPr>
          <w:p w14:paraId="37291CB1" w14:textId="692E94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49" w:type="pct"/>
          </w:tcPr>
          <w:p w14:paraId="5ADAF981" w14:textId="6BA4011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 (0.1%)</w:t>
            </w:r>
          </w:p>
        </w:tc>
        <w:tc>
          <w:tcPr>
            <w:tcW w:w="784" w:type="pct"/>
          </w:tcPr>
          <w:p w14:paraId="735D032A" w14:textId="5B1E1B4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  <w:tc>
          <w:tcPr>
            <w:tcW w:w="773" w:type="pct"/>
          </w:tcPr>
          <w:p w14:paraId="1DA2C1FA" w14:textId="2D0A64D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209F1D65" w14:textId="77777777" w:rsidTr="005C066E">
        <w:tc>
          <w:tcPr>
            <w:tcW w:w="1118" w:type="pct"/>
          </w:tcPr>
          <w:p w14:paraId="0C09A009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774" w:type="pct"/>
          </w:tcPr>
          <w:p w14:paraId="684D41B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5B850A6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6EFA833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464B2B09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1B890C2F" w14:textId="524F465C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4A5B5F3F" w14:textId="77777777" w:rsidTr="005C066E">
        <w:tc>
          <w:tcPr>
            <w:tcW w:w="1118" w:type="pct"/>
          </w:tcPr>
          <w:p w14:paraId="13377C3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lastRenderedPageBreak/>
              <w:t>   Mean (SD)</w:t>
            </w:r>
          </w:p>
        </w:tc>
        <w:tc>
          <w:tcPr>
            <w:tcW w:w="774" w:type="pct"/>
          </w:tcPr>
          <w:p w14:paraId="52A6141D" w14:textId="21EB801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1.2 (1.3)</w:t>
            </w:r>
          </w:p>
        </w:tc>
        <w:tc>
          <w:tcPr>
            <w:tcW w:w="802" w:type="pct"/>
          </w:tcPr>
          <w:p w14:paraId="4600C332" w14:textId="5AAF6B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(0.8)</w:t>
            </w:r>
          </w:p>
        </w:tc>
        <w:tc>
          <w:tcPr>
            <w:tcW w:w="749" w:type="pct"/>
          </w:tcPr>
          <w:p w14:paraId="6CB63E1C" w14:textId="2FFF489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1.0 (0.5)</w:t>
            </w:r>
          </w:p>
        </w:tc>
        <w:tc>
          <w:tcPr>
            <w:tcW w:w="784" w:type="pct"/>
          </w:tcPr>
          <w:p w14:paraId="511EDBDE" w14:textId="0762B74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1.1 (1.3)</w:t>
            </w:r>
          </w:p>
        </w:tc>
        <w:tc>
          <w:tcPr>
            <w:tcW w:w="773" w:type="pct"/>
          </w:tcPr>
          <w:p w14:paraId="2679B8FA" w14:textId="3DEB1B4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1.4 (2.0)</w:t>
            </w:r>
          </w:p>
        </w:tc>
      </w:tr>
      <w:tr w:rsidR="003C4C31" w:rsidRPr="003C4C31" w14:paraId="0BADF56F" w14:textId="77777777" w:rsidTr="005C066E">
        <w:tc>
          <w:tcPr>
            <w:tcW w:w="1118" w:type="pct"/>
          </w:tcPr>
          <w:p w14:paraId="2E61C0FD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Min - Max</w:t>
            </w:r>
          </w:p>
        </w:tc>
        <w:tc>
          <w:tcPr>
            <w:tcW w:w="774" w:type="pct"/>
          </w:tcPr>
          <w:p w14:paraId="77358039" w14:textId="2B1B7B3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  <w:tc>
          <w:tcPr>
            <w:tcW w:w="802" w:type="pct"/>
          </w:tcPr>
          <w:p w14:paraId="7C8C4E73" w14:textId="7D8AC1F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49" w:type="pct"/>
          </w:tcPr>
          <w:p w14:paraId="3E704DD7" w14:textId="67A4405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0.0 - 8.0</w:t>
            </w:r>
          </w:p>
        </w:tc>
        <w:tc>
          <w:tcPr>
            <w:tcW w:w="784" w:type="pct"/>
          </w:tcPr>
          <w:p w14:paraId="3190C255" w14:textId="5B49396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0.0 - 15.0</w:t>
            </w:r>
          </w:p>
        </w:tc>
        <w:tc>
          <w:tcPr>
            <w:tcW w:w="773" w:type="pct"/>
          </w:tcPr>
          <w:p w14:paraId="7566F4B0" w14:textId="111596E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0.0 - 38.0</w:t>
            </w:r>
          </w:p>
        </w:tc>
      </w:tr>
      <w:tr w:rsidR="003C4C31" w:rsidRPr="003C4C31" w14:paraId="70E3D090" w14:textId="77777777" w:rsidTr="005C066E">
        <w:tc>
          <w:tcPr>
            <w:tcW w:w="1118" w:type="pct"/>
          </w:tcPr>
          <w:p w14:paraId="2BAD55FA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33C82991" w14:textId="00CAB22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301 (7.4%)</w:t>
            </w:r>
          </w:p>
        </w:tc>
        <w:tc>
          <w:tcPr>
            <w:tcW w:w="802" w:type="pct"/>
          </w:tcPr>
          <w:p w14:paraId="051C2B96" w14:textId="3AD429B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120 (12.2%)</w:t>
            </w:r>
          </w:p>
        </w:tc>
        <w:tc>
          <w:tcPr>
            <w:tcW w:w="749" w:type="pct"/>
          </w:tcPr>
          <w:p w14:paraId="1F0FA360" w14:textId="0C083D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163 (12.1%)</w:t>
            </w:r>
          </w:p>
        </w:tc>
        <w:tc>
          <w:tcPr>
            <w:tcW w:w="784" w:type="pct"/>
          </w:tcPr>
          <w:p w14:paraId="46DF5CEC" w14:textId="03194BB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18 (3.2%)</w:t>
            </w:r>
          </w:p>
        </w:tc>
        <w:tc>
          <w:tcPr>
            <w:tcW w:w="773" w:type="pct"/>
          </w:tcPr>
          <w:p w14:paraId="35FB6601" w14:textId="4C3CBFA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0 (0.0%)</w:t>
            </w:r>
          </w:p>
        </w:tc>
      </w:tr>
      <w:tr w:rsidR="003C4C31" w:rsidRPr="003C4C31" w14:paraId="049F6C50" w14:textId="77777777" w:rsidTr="005C066E">
        <w:tc>
          <w:tcPr>
            <w:tcW w:w="1118" w:type="pct"/>
          </w:tcPr>
          <w:p w14:paraId="6EC52111" w14:textId="32FC2558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Location metastasis lymph</w:t>
            </w:r>
          </w:p>
        </w:tc>
        <w:tc>
          <w:tcPr>
            <w:tcW w:w="774" w:type="pct"/>
          </w:tcPr>
          <w:p w14:paraId="1B9273A7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802" w:type="pct"/>
          </w:tcPr>
          <w:p w14:paraId="11D7CB0A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49" w:type="pct"/>
          </w:tcPr>
          <w:p w14:paraId="23ECF29D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84" w:type="pct"/>
          </w:tcPr>
          <w:p w14:paraId="53F0F203" w14:textId="77777777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773" w:type="pct"/>
          </w:tcPr>
          <w:p w14:paraId="54244195" w14:textId="01FCA274" w:rsidR="003C4C31" w:rsidRPr="003C4C31" w:rsidRDefault="003C4C31" w:rsidP="003C4C31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3C4C31" w:rsidRPr="003C4C31" w14:paraId="7686ACE6" w14:textId="77777777" w:rsidTr="005C066E">
        <w:tc>
          <w:tcPr>
            <w:tcW w:w="1118" w:type="pct"/>
          </w:tcPr>
          <w:p w14:paraId="730AD8D4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Subcap</w:t>
            </w:r>
          </w:p>
        </w:tc>
        <w:tc>
          <w:tcPr>
            <w:tcW w:w="774" w:type="pct"/>
          </w:tcPr>
          <w:p w14:paraId="022D3DD2" w14:textId="1FCC9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3319 (81.5%)</w:t>
            </w:r>
          </w:p>
        </w:tc>
        <w:tc>
          <w:tcPr>
            <w:tcW w:w="802" w:type="pct"/>
          </w:tcPr>
          <w:p w14:paraId="53104E3B" w14:textId="643F936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793 (80.7%)</w:t>
            </w:r>
          </w:p>
        </w:tc>
        <w:tc>
          <w:tcPr>
            <w:tcW w:w="749" w:type="pct"/>
          </w:tcPr>
          <w:p w14:paraId="288A24D8" w14:textId="06C20E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1123 (83.6%)</w:t>
            </w:r>
          </w:p>
        </w:tc>
        <w:tc>
          <w:tcPr>
            <w:tcW w:w="784" w:type="pct"/>
          </w:tcPr>
          <w:p w14:paraId="4497A96F" w14:textId="489BE97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440 (77.7%)</w:t>
            </w:r>
          </w:p>
        </w:tc>
        <w:tc>
          <w:tcPr>
            <w:tcW w:w="773" w:type="pct"/>
          </w:tcPr>
          <w:p w14:paraId="56B43035" w14:textId="73037D3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963 (81.7%)</w:t>
            </w:r>
          </w:p>
        </w:tc>
      </w:tr>
      <w:tr w:rsidR="003C4C31" w:rsidRPr="003C4C31" w14:paraId="6C893BF3" w14:textId="77777777" w:rsidTr="005C066E">
        <w:tc>
          <w:tcPr>
            <w:tcW w:w="1118" w:type="pct"/>
          </w:tcPr>
          <w:p w14:paraId="27A3F51C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Combined</w:t>
            </w:r>
          </w:p>
        </w:tc>
        <w:tc>
          <w:tcPr>
            <w:tcW w:w="774" w:type="pct"/>
          </w:tcPr>
          <w:p w14:paraId="57FEE8E5" w14:textId="54327CE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213 (5.2%)</w:t>
            </w:r>
          </w:p>
        </w:tc>
        <w:tc>
          <w:tcPr>
            <w:tcW w:w="802" w:type="pct"/>
          </w:tcPr>
          <w:p w14:paraId="1F6AE58B" w14:textId="5D9A43E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39 (4.0%)</w:t>
            </w:r>
          </w:p>
        </w:tc>
        <w:tc>
          <w:tcPr>
            <w:tcW w:w="749" w:type="pct"/>
          </w:tcPr>
          <w:p w14:paraId="5D5A9BEE" w14:textId="7DA685C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27 (2.0%)</w:t>
            </w:r>
          </w:p>
        </w:tc>
        <w:tc>
          <w:tcPr>
            <w:tcW w:w="784" w:type="pct"/>
          </w:tcPr>
          <w:p w14:paraId="3DBC68EF" w14:textId="247F6DC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43 (7.6%)</w:t>
            </w:r>
          </w:p>
        </w:tc>
        <w:tc>
          <w:tcPr>
            <w:tcW w:w="773" w:type="pct"/>
          </w:tcPr>
          <w:p w14:paraId="781CD2EC" w14:textId="5FFB9FD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104 (8.8%)</w:t>
            </w:r>
          </w:p>
        </w:tc>
      </w:tr>
      <w:tr w:rsidR="003C4C31" w:rsidRPr="003C4C31" w14:paraId="2AC151B6" w14:textId="77777777" w:rsidTr="005C066E">
        <w:tc>
          <w:tcPr>
            <w:tcW w:w="1118" w:type="pct"/>
          </w:tcPr>
          <w:p w14:paraId="67CDD2F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Parenchymal</w:t>
            </w:r>
          </w:p>
        </w:tc>
        <w:tc>
          <w:tcPr>
            <w:tcW w:w="774" w:type="pct"/>
          </w:tcPr>
          <w:p w14:paraId="5E23009B" w14:textId="11FFEFD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 (2.1%)</w:t>
            </w:r>
          </w:p>
        </w:tc>
        <w:tc>
          <w:tcPr>
            <w:tcW w:w="802" w:type="pct"/>
          </w:tcPr>
          <w:p w14:paraId="60E1E035" w14:textId="1946CFD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 (0.5%)</w:t>
            </w:r>
          </w:p>
        </w:tc>
        <w:tc>
          <w:tcPr>
            <w:tcW w:w="749" w:type="pct"/>
          </w:tcPr>
          <w:p w14:paraId="148C515D" w14:textId="328631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 (0.8%)</w:t>
            </w:r>
          </w:p>
        </w:tc>
        <w:tc>
          <w:tcPr>
            <w:tcW w:w="784" w:type="pct"/>
          </w:tcPr>
          <w:p w14:paraId="5B9B19E6" w14:textId="6827021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19 (3.4%)</w:t>
            </w:r>
          </w:p>
        </w:tc>
        <w:tc>
          <w:tcPr>
            <w:tcW w:w="773" w:type="pct"/>
          </w:tcPr>
          <w:p w14:paraId="661A2816" w14:textId="0F486BE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51 (4.3%)</w:t>
            </w:r>
          </w:p>
        </w:tc>
      </w:tr>
      <w:tr w:rsidR="003C4C31" w:rsidRPr="003C4C31" w14:paraId="5DA90C92" w14:textId="77777777" w:rsidTr="005C066E">
        <w:tc>
          <w:tcPr>
            <w:tcW w:w="1118" w:type="pct"/>
          </w:tcPr>
          <w:p w14:paraId="55688563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Multifocal</w:t>
            </w:r>
          </w:p>
        </w:tc>
        <w:tc>
          <w:tcPr>
            <w:tcW w:w="774" w:type="pct"/>
          </w:tcPr>
          <w:p w14:paraId="25D211BD" w14:textId="426020C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45 (1.1%)</w:t>
            </w:r>
          </w:p>
        </w:tc>
        <w:tc>
          <w:tcPr>
            <w:tcW w:w="802" w:type="pct"/>
          </w:tcPr>
          <w:p w14:paraId="7BAFA6EE" w14:textId="4056B28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 (0.6%)</w:t>
            </w:r>
          </w:p>
        </w:tc>
        <w:tc>
          <w:tcPr>
            <w:tcW w:w="749" w:type="pct"/>
          </w:tcPr>
          <w:p w14:paraId="0C2ABFE9" w14:textId="1B5742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(0.7%)</w:t>
            </w:r>
          </w:p>
        </w:tc>
        <w:tc>
          <w:tcPr>
            <w:tcW w:w="784" w:type="pct"/>
          </w:tcPr>
          <w:p w14:paraId="182BFD61" w14:textId="6DF4211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 (3.7%)</w:t>
            </w:r>
          </w:p>
        </w:tc>
        <w:tc>
          <w:tcPr>
            <w:tcW w:w="773" w:type="pct"/>
          </w:tcPr>
          <w:p w14:paraId="5F10FD72" w14:textId="6FBF128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 (0.8%)</w:t>
            </w:r>
          </w:p>
        </w:tc>
      </w:tr>
      <w:tr w:rsidR="003C4C31" w:rsidRPr="003C4C31" w14:paraId="22E575B9" w14:textId="77777777" w:rsidTr="005C066E">
        <w:tc>
          <w:tcPr>
            <w:tcW w:w="1118" w:type="pct"/>
          </w:tcPr>
          <w:p w14:paraId="39541F4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Extensive</w:t>
            </w:r>
          </w:p>
        </w:tc>
        <w:tc>
          <w:tcPr>
            <w:tcW w:w="774" w:type="pct"/>
          </w:tcPr>
          <w:p w14:paraId="6B4078EC" w14:textId="25F6B1A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105 (2.6%)</w:t>
            </w:r>
          </w:p>
        </w:tc>
        <w:tc>
          <w:tcPr>
            <w:tcW w:w="802" w:type="pct"/>
          </w:tcPr>
          <w:p w14:paraId="5939C6EC" w14:textId="6A26393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(1.8%)</w:t>
            </w:r>
          </w:p>
        </w:tc>
        <w:tc>
          <w:tcPr>
            <w:tcW w:w="749" w:type="pct"/>
          </w:tcPr>
          <w:p w14:paraId="7F878CC7" w14:textId="3A1E1042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 (0.7%)</w:t>
            </w:r>
          </w:p>
        </w:tc>
        <w:tc>
          <w:tcPr>
            <w:tcW w:w="784" w:type="pct"/>
          </w:tcPr>
          <w:p w14:paraId="399A88DF" w14:textId="164078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25 (4.4%)</w:t>
            </w:r>
          </w:p>
        </w:tc>
        <w:tc>
          <w:tcPr>
            <w:tcW w:w="773" w:type="pct"/>
          </w:tcPr>
          <w:p w14:paraId="0E309C97" w14:textId="5265FEF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52 (4.4%)</w:t>
            </w:r>
          </w:p>
        </w:tc>
      </w:tr>
      <w:tr w:rsidR="003C4C31" w:rsidRPr="003C4C31" w14:paraId="25298B60" w14:textId="77777777" w:rsidTr="005C066E">
        <w:tc>
          <w:tcPr>
            <w:tcW w:w="1118" w:type="pct"/>
          </w:tcPr>
          <w:p w14:paraId="57E1FBC5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>   Missing</w:t>
            </w:r>
          </w:p>
        </w:tc>
        <w:tc>
          <w:tcPr>
            <w:tcW w:w="774" w:type="pct"/>
          </w:tcPr>
          <w:p w14:paraId="13848BF0" w14:textId="682ED59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303 (7.4%)</w:t>
            </w:r>
          </w:p>
        </w:tc>
        <w:tc>
          <w:tcPr>
            <w:tcW w:w="802" w:type="pct"/>
          </w:tcPr>
          <w:p w14:paraId="12B77173" w14:textId="0A2F3F2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122 (12.4%)</w:t>
            </w:r>
          </w:p>
        </w:tc>
        <w:tc>
          <w:tcPr>
            <w:tcW w:w="749" w:type="pct"/>
          </w:tcPr>
          <w:p w14:paraId="168F7E24" w14:textId="2DCA6E77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163 (12.1%)</w:t>
            </w:r>
          </w:p>
        </w:tc>
        <w:tc>
          <w:tcPr>
            <w:tcW w:w="784" w:type="pct"/>
          </w:tcPr>
          <w:p w14:paraId="22EAAC32" w14:textId="7B895E64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18 (3.2%)</w:t>
            </w:r>
          </w:p>
        </w:tc>
        <w:tc>
          <w:tcPr>
            <w:tcW w:w="773" w:type="pct"/>
          </w:tcPr>
          <w:p w14:paraId="19E6ECF1" w14:textId="24BE46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53B182D" w14:textId="77777777" w:rsidTr="005C066E">
        <w:tc>
          <w:tcPr>
            <w:tcW w:w="1118" w:type="pct"/>
          </w:tcPr>
          <w:p w14:paraId="163A8084" w14:textId="05DF2B44" w:rsidR="003C4C31" w:rsidRPr="00DC303C" w:rsidRDefault="00DC303C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vertAlign w:val="superscript"/>
                <w:lang w:val="en-GB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n-GB"/>
              </w:rPr>
              <w:t>Mitosis &gt; 1 mm</w:t>
            </w:r>
            <w:r>
              <w:rPr>
                <w:rFonts w:ascii="Arial" w:hAnsi="Arial" w:cs="Arial"/>
                <w:b/>
                <w:sz w:val="22"/>
                <w:szCs w:val="22"/>
                <w:vertAlign w:val="superscript"/>
                <w:lang w:val="en-GB"/>
              </w:rPr>
              <w:t>2</w:t>
            </w:r>
          </w:p>
        </w:tc>
        <w:tc>
          <w:tcPr>
            <w:tcW w:w="774" w:type="pct"/>
          </w:tcPr>
          <w:p w14:paraId="5D610565" w14:textId="681D11E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135 (3.3%)</w:t>
            </w:r>
          </w:p>
        </w:tc>
        <w:tc>
          <w:tcPr>
            <w:tcW w:w="802" w:type="pct"/>
          </w:tcPr>
          <w:p w14:paraId="6E18CB6E" w14:textId="4591A0D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 (5.1%)</w:t>
            </w:r>
          </w:p>
        </w:tc>
        <w:tc>
          <w:tcPr>
            <w:tcW w:w="749" w:type="pct"/>
          </w:tcPr>
          <w:p w14:paraId="48412FB3" w14:textId="432D298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  <w:tc>
          <w:tcPr>
            <w:tcW w:w="784" w:type="pct"/>
          </w:tcPr>
          <w:p w14:paraId="07CFBFDF" w14:textId="69F0AB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85 (15.0%)</w:t>
            </w:r>
          </w:p>
        </w:tc>
        <w:tc>
          <w:tcPr>
            <w:tcW w:w="773" w:type="pct"/>
          </w:tcPr>
          <w:p w14:paraId="48007952" w14:textId="325347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0 (0.0%)</w:t>
            </w:r>
          </w:p>
        </w:tc>
      </w:tr>
      <w:tr w:rsidR="003C4C31" w:rsidRPr="003C4C31" w14:paraId="5F6E34B9" w14:textId="77777777" w:rsidTr="005C066E">
        <w:tc>
          <w:tcPr>
            <w:tcW w:w="1118" w:type="pct"/>
          </w:tcPr>
          <w:p w14:paraId="2D5FEBAE" w14:textId="00781434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  <w:lang w:val="en-GB"/>
              </w:rPr>
              <w:t xml:space="preserve">   Missing</w:t>
            </w:r>
          </w:p>
        </w:tc>
        <w:tc>
          <w:tcPr>
            <w:tcW w:w="774" w:type="pct"/>
          </w:tcPr>
          <w:p w14:paraId="53E14AB3" w14:textId="2FB0EE28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3895 (95.7%)</w:t>
            </w:r>
          </w:p>
        </w:tc>
        <w:tc>
          <w:tcPr>
            <w:tcW w:w="802" w:type="pct"/>
          </w:tcPr>
          <w:p w14:paraId="04FBA2BA" w14:textId="5DECC37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906 (92.2%)</w:t>
            </w:r>
          </w:p>
        </w:tc>
        <w:tc>
          <w:tcPr>
            <w:tcW w:w="749" w:type="pct"/>
          </w:tcPr>
          <w:p w14:paraId="449E6A0D" w14:textId="21F32A63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1343 (100.0%)</w:t>
            </w:r>
          </w:p>
        </w:tc>
        <w:tc>
          <w:tcPr>
            <w:tcW w:w="784" w:type="pct"/>
          </w:tcPr>
          <w:p w14:paraId="0C573C35" w14:textId="1342079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467 (82.5%)</w:t>
            </w:r>
          </w:p>
        </w:tc>
        <w:tc>
          <w:tcPr>
            <w:tcW w:w="773" w:type="pct"/>
          </w:tcPr>
          <w:p w14:paraId="09AD7BAC" w14:textId="5A0574C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1179 (100.0%)</w:t>
            </w:r>
          </w:p>
        </w:tc>
      </w:tr>
      <w:tr w:rsidR="003C4C31" w:rsidRPr="003C4C31" w14:paraId="68E32396" w14:textId="77777777" w:rsidTr="005C066E">
        <w:tc>
          <w:tcPr>
            <w:tcW w:w="1118" w:type="pct"/>
          </w:tcPr>
          <w:p w14:paraId="45D4AB4E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Recurrence</w:t>
            </w:r>
          </w:p>
        </w:tc>
        <w:tc>
          <w:tcPr>
            <w:tcW w:w="774" w:type="pct"/>
          </w:tcPr>
          <w:p w14:paraId="0ABCA97A" w14:textId="29ED805F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862 (21.2%)</w:t>
            </w:r>
          </w:p>
        </w:tc>
        <w:tc>
          <w:tcPr>
            <w:tcW w:w="802" w:type="pct"/>
          </w:tcPr>
          <w:p w14:paraId="5688F3EA" w14:textId="3BE6EF9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208 (21.2%)</w:t>
            </w:r>
          </w:p>
        </w:tc>
        <w:tc>
          <w:tcPr>
            <w:tcW w:w="749" w:type="pct"/>
          </w:tcPr>
          <w:p w14:paraId="5F8841C4" w14:textId="224AA64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175 (13.0%)</w:t>
            </w:r>
          </w:p>
        </w:tc>
        <w:tc>
          <w:tcPr>
            <w:tcW w:w="784" w:type="pct"/>
          </w:tcPr>
          <w:p w14:paraId="72A49FBA" w14:textId="633AB5A9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160 (28.3%)</w:t>
            </w:r>
          </w:p>
        </w:tc>
        <w:tc>
          <w:tcPr>
            <w:tcW w:w="773" w:type="pct"/>
          </w:tcPr>
          <w:p w14:paraId="094FF24C" w14:textId="73E465B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319 (27.1%)</w:t>
            </w:r>
          </w:p>
        </w:tc>
      </w:tr>
      <w:tr w:rsidR="003C4C31" w:rsidRPr="003C4C31" w14:paraId="38319E3B" w14:textId="77777777" w:rsidTr="005C066E">
        <w:tc>
          <w:tcPr>
            <w:tcW w:w="1118" w:type="pct"/>
          </w:tcPr>
          <w:p w14:paraId="6CD91AB0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Deaths</w:t>
            </w:r>
          </w:p>
        </w:tc>
        <w:tc>
          <w:tcPr>
            <w:tcW w:w="774" w:type="pct"/>
          </w:tcPr>
          <w:p w14:paraId="5FE1D30A" w14:textId="5D27D35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606 (14.9%)</w:t>
            </w:r>
          </w:p>
        </w:tc>
        <w:tc>
          <w:tcPr>
            <w:tcW w:w="802" w:type="pct"/>
          </w:tcPr>
          <w:p w14:paraId="7178CC6D" w14:textId="20713A21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127 (12.9%)</w:t>
            </w:r>
          </w:p>
        </w:tc>
        <w:tc>
          <w:tcPr>
            <w:tcW w:w="749" w:type="pct"/>
          </w:tcPr>
          <w:p w14:paraId="7E72F5B2" w14:textId="66567B0C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148 (11.0%)</w:t>
            </w:r>
          </w:p>
        </w:tc>
        <w:tc>
          <w:tcPr>
            <w:tcW w:w="784" w:type="pct"/>
          </w:tcPr>
          <w:p w14:paraId="35AAAFBB" w14:textId="157263A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115 (20.3%)</w:t>
            </w:r>
          </w:p>
        </w:tc>
        <w:tc>
          <w:tcPr>
            <w:tcW w:w="773" w:type="pct"/>
          </w:tcPr>
          <w:p w14:paraId="1B48A2C8" w14:textId="59720C36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216 (18.3%)</w:t>
            </w:r>
          </w:p>
        </w:tc>
      </w:tr>
      <w:tr w:rsidR="003C4C31" w:rsidRPr="003C4C31" w14:paraId="522BB983" w14:textId="77777777" w:rsidTr="00B7178D">
        <w:tc>
          <w:tcPr>
            <w:tcW w:w="1118" w:type="pct"/>
          </w:tcPr>
          <w:p w14:paraId="62901CD1" w14:textId="77777777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Melanoma specific mortality</w:t>
            </w:r>
          </w:p>
        </w:tc>
        <w:tc>
          <w:tcPr>
            <w:tcW w:w="774" w:type="pct"/>
          </w:tcPr>
          <w:p w14:paraId="4DAE6088" w14:textId="0BB202B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504 (12.4%)</w:t>
            </w:r>
          </w:p>
        </w:tc>
        <w:tc>
          <w:tcPr>
            <w:tcW w:w="802" w:type="pct"/>
          </w:tcPr>
          <w:p w14:paraId="46731ED9" w14:textId="1DD1C6DA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98 (10.0%)</w:t>
            </w:r>
          </w:p>
        </w:tc>
        <w:tc>
          <w:tcPr>
            <w:tcW w:w="749" w:type="pct"/>
          </w:tcPr>
          <w:p w14:paraId="3FED8EF9" w14:textId="3BB15A8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101 (7.5%)</w:t>
            </w:r>
          </w:p>
        </w:tc>
        <w:tc>
          <w:tcPr>
            <w:tcW w:w="784" w:type="pct"/>
          </w:tcPr>
          <w:p w14:paraId="42313DA5" w14:textId="73BD231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102 (18.0%)</w:t>
            </w:r>
          </w:p>
        </w:tc>
        <w:tc>
          <w:tcPr>
            <w:tcW w:w="773" w:type="pct"/>
          </w:tcPr>
          <w:p w14:paraId="1792BA28" w14:textId="143EFFC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sz w:val="22"/>
                <w:szCs w:val="22"/>
              </w:rPr>
              <w:t>203 (17.2%)</w:t>
            </w:r>
          </w:p>
        </w:tc>
      </w:tr>
      <w:tr w:rsidR="003C4C31" w:rsidRPr="003C4C31" w14:paraId="5DAAC7F6" w14:textId="77777777" w:rsidTr="00B7178D">
        <w:tc>
          <w:tcPr>
            <w:tcW w:w="1118" w:type="pct"/>
            <w:tcBorders>
              <w:bottom w:val="single" w:sz="4" w:space="0" w:color="auto"/>
            </w:tcBorders>
          </w:tcPr>
          <w:p w14:paraId="5A7424B3" w14:textId="08FF270E" w:rsidR="003C4C31" w:rsidRPr="003C4C31" w:rsidRDefault="003C4C31" w:rsidP="003C4C31">
            <w:pPr>
              <w:pStyle w:val="Compact"/>
              <w:spacing w:before="0" w:after="0"/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b/>
                <w:bCs/>
                <w:sz w:val="22"/>
                <w:szCs w:val="22"/>
                <w:lang w:val="en-GB"/>
              </w:rPr>
              <w:t>Follow-up time in years</w:t>
            </w:r>
          </w:p>
        </w:tc>
        <w:tc>
          <w:tcPr>
            <w:tcW w:w="7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B0D459" w14:textId="647F2250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4.79 [4.60; 4.94]</w:t>
            </w:r>
          </w:p>
        </w:tc>
        <w:tc>
          <w:tcPr>
            <w:tcW w:w="8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ECF34B1" w14:textId="49208ED5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4.75 [4.48; 4.98]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256CC0" w14:textId="07D0A46E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2.73 [2.46; 3.03]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C9E4BB" w14:textId="511DC24B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6.33 [6.06; 7.07]</w:t>
            </w:r>
          </w:p>
        </w:tc>
        <w:tc>
          <w:tcPr>
            <w:tcW w:w="77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58B1D3" w14:textId="6C22728D" w:rsidR="003C4C31" w:rsidRPr="003C4C31" w:rsidRDefault="003C4C3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3C4C31">
              <w:rPr>
                <w:rFonts w:ascii="Arial" w:hAnsi="Arial" w:cs="Arial"/>
                <w:color w:val="000000"/>
                <w:sz w:val="22"/>
                <w:szCs w:val="22"/>
              </w:rPr>
              <w:t>6.19 [5.91; 6.73]</w:t>
            </w:r>
          </w:p>
        </w:tc>
      </w:tr>
    </w:tbl>
    <w:p w14:paraId="1A7FC45C" w14:textId="34891130" w:rsidR="009F5C3F" w:rsidRPr="005B2974" w:rsidRDefault="003F7FB1" w:rsidP="008950EC">
      <w:pPr>
        <w:spacing w:after="0" w:line="240" w:lineRule="auto"/>
        <w:rPr>
          <w:rFonts w:ascii="Arial" w:hAnsi="Arial" w:cs="Arial"/>
          <w:lang w:val="en-GB"/>
        </w:rPr>
        <w:sectPr w:rsidR="009F5C3F" w:rsidRPr="005B2974" w:rsidSect="00DE6C9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5B2974">
        <w:rPr>
          <w:rFonts w:ascii="Arial" w:hAnsi="Arial" w:cs="Arial"/>
          <w:lang w:val="en-GB"/>
        </w:rPr>
        <w:t xml:space="preserve">Abbreviations: </w:t>
      </w:r>
      <w:r w:rsidR="00B10CEE" w:rsidRPr="005B2974">
        <w:rPr>
          <w:rFonts w:ascii="Arial" w:hAnsi="Arial" w:cs="Arial"/>
          <w:lang w:val="en-GB"/>
        </w:rPr>
        <w:t xml:space="preserve">Q1, </w:t>
      </w:r>
      <w:r w:rsidRPr="005B2974">
        <w:rPr>
          <w:rFonts w:ascii="Arial" w:hAnsi="Arial" w:cs="Arial"/>
          <w:lang w:val="en-GB"/>
        </w:rPr>
        <w:t>firs</w:t>
      </w:r>
      <w:r w:rsidR="00B10CEE" w:rsidRPr="005B2974">
        <w:rPr>
          <w:rFonts w:ascii="Arial" w:hAnsi="Arial" w:cs="Arial"/>
          <w:lang w:val="en-GB"/>
        </w:rPr>
        <w:t>t quantile (Q1); Q3, third quantile; SD</w:t>
      </w:r>
      <w:r w:rsidRPr="005B2974">
        <w:rPr>
          <w:rFonts w:ascii="Arial" w:hAnsi="Arial" w:cs="Arial"/>
          <w:lang w:val="en-GB"/>
        </w:rPr>
        <w:t xml:space="preserve">, </w:t>
      </w:r>
      <w:r w:rsidR="00B10CEE" w:rsidRPr="005B2974">
        <w:rPr>
          <w:rFonts w:ascii="Arial" w:hAnsi="Arial" w:cs="Arial"/>
          <w:lang w:val="en-GB"/>
        </w:rPr>
        <w:t>standard deviation; SN, sentinel  node, SSM, superficial spreading melanoma; NM, nodular melanoma; ALM, acral lentiginous melanoma.</w:t>
      </w:r>
    </w:p>
    <w:p w14:paraId="329CC714" w14:textId="6B68FDE5" w:rsidR="009F5C3F" w:rsidRPr="005B2974" w:rsidRDefault="009F5C3F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2.</w:t>
      </w:r>
      <w:r w:rsidR="00E459BA" w:rsidRPr="005B2974">
        <w:rPr>
          <w:rFonts w:ascii="Arial" w:hAnsi="Arial" w:cs="Arial"/>
          <w:b/>
          <w:sz w:val="22"/>
          <w:szCs w:val="22"/>
          <w:lang w:val="en-GB"/>
        </w:rPr>
        <w:t xml:space="preserve"> </w:t>
      </w:r>
      <w:r w:rsidR="005027B5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6A6F8C" w:rsidRPr="005B2974">
        <w:rPr>
          <w:rFonts w:ascii="Arial" w:hAnsi="Arial" w:cs="Arial"/>
          <w:b/>
          <w:sz w:val="22"/>
          <w:szCs w:val="22"/>
          <w:lang w:val="en-GB"/>
        </w:rPr>
        <w:t>ull model predicting 5-year re</w:t>
      </w:r>
      <w:r w:rsidR="003F2EDE" w:rsidRPr="005B2974">
        <w:rPr>
          <w:rFonts w:ascii="Arial" w:hAnsi="Arial" w:cs="Arial"/>
          <w:b/>
          <w:sz w:val="22"/>
          <w:szCs w:val="22"/>
          <w:lang w:val="en-GB"/>
        </w:rPr>
        <w:t>currence</w:t>
      </w:r>
      <w:r w:rsidR="003F2EDE" w:rsidRPr="005B2974">
        <w:rPr>
          <w:rFonts w:ascii="Arial" w:hAnsi="Arial" w:cs="Arial"/>
          <w:sz w:val="22"/>
          <w:szCs w:val="22"/>
          <w:lang w:val="en-GB"/>
        </w:rPr>
        <w:t>. This T</w:t>
      </w:r>
      <w:r w:rsidR="00E459BA" w:rsidRPr="005B2974">
        <w:rPr>
          <w:rFonts w:ascii="Arial" w:hAnsi="Arial" w:cs="Arial"/>
          <w:sz w:val="22"/>
          <w:szCs w:val="22"/>
          <w:lang w:val="en-GB"/>
        </w:rPr>
        <w:t>able displays the h</w:t>
      </w:r>
      <w:r w:rsidR="009B092F" w:rsidRPr="005B2974">
        <w:rPr>
          <w:rFonts w:ascii="Arial" w:hAnsi="Arial" w:cs="Arial"/>
          <w:sz w:val="22"/>
          <w:szCs w:val="22"/>
          <w:lang w:val="en-GB"/>
        </w:rPr>
        <w:t>azard ratios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76EB9" w:rsidRPr="005B2974">
        <w:rPr>
          <w:rFonts w:ascii="Arial" w:hAnsi="Arial" w:cs="Arial"/>
          <w:sz w:val="22"/>
          <w:szCs w:val="22"/>
          <w:lang w:val="en-GB"/>
        </w:rPr>
        <w:t xml:space="preserve">together with the 95 percent confidence intervals </w:t>
      </w:r>
      <w:r w:rsidRPr="005B2974">
        <w:rPr>
          <w:rFonts w:ascii="Arial" w:hAnsi="Arial" w:cs="Arial"/>
          <w:sz w:val="22"/>
          <w:szCs w:val="22"/>
          <w:lang w:val="en-GB"/>
        </w:rPr>
        <w:t xml:space="preserve">of the full </w:t>
      </w:r>
      <w:r w:rsidR="009728BA" w:rsidRPr="005B2974">
        <w:rPr>
          <w:rFonts w:ascii="Arial" w:hAnsi="Arial" w:cs="Arial"/>
          <w:sz w:val="22"/>
          <w:szCs w:val="22"/>
          <w:lang w:val="en-GB"/>
        </w:rPr>
        <w:t xml:space="preserve">Cox proportional hazards </w:t>
      </w:r>
      <w:r w:rsidRPr="005B2974">
        <w:rPr>
          <w:rFonts w:ascii="Arial" w:hAnsi="Arial" w:cs="Arial"/>
          <w:sz w:val="22"/>
          <w:szCs w:val="22"/>
          <w:lang w:val="en-GB"/>
        </w:rPr>
        <w:t>model</w:t>
      </w:r>
      <w:r w:rsidR="00AA327D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9B092F" w:rsidRPr="005B2974">
        <w:rPr>
          <w:rFonts w:ascii="Arial" w:hAnsi="Arial" w:cs="Arial"/>
          <w:sz w:val="22"/>
          <w:szCs w:val="22"/>
          <w:lang w:val="en-GB"/>
        </w:rPr>
        <w:t xml:space="preserve">predicting </w:t>
      </w:r>
      <w:r w:rsidR="00493625" w:rsidRPr="005B2974">
        <w:rPr>
          <w:rFonts w:ascii="Arial" w:hAnsi="Arial" w:cs="Arial"/>
          <w:sz w:val="22"/>
          <w:szCs w:val="22"/>
          <w:lang w:val="en-GB"/>
        </w:rPr>
        <w:t xml:space="preserve">5-year </w:t>
      </w:r>
      <w:r w:rsidR="00AA327D" w:rsidRPr="005B2974">
        <w:rPr>
          <w:rFonts w:ascii="Arial" w:hAnsi="Arial" w:cs="Arial"/>
          <w:sz w:val="22"/>
          <w:szCs w:val="22"/>
          <w:lang w:val="en-GB"/>
        </w:rPr>
        <w:t>recurrence</w:t>
      </w:r>
      <w:r w:rsidR="006A6F8C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  <w:tblPrChange w:id="0" w:author="C.H.M. Maas" w:date="2022-06-17T13:25:00Z">
          <w:tblPr>
            <w:tblStyle w:val="Table"/>
            <w:tblW w:w="0" w:type="auto"/>
            <w:tblLook w:val="0020" w:firstRow="1" w:lastRow="0" w:firstColumn="0" w:lastColumn="0" w:noHBand="0" w:noVBand="0"/>
          </w:tblPr>
        </w:tblPrChange>
      </w:tblPr>
      <w:tblGrid>
        <w:gridCol w:w="2322"/>
        <w:gridCol w:w="995"/>
        <w:gridCol w:w="1367"/>
        <w:gridCol w:w="1140"/>
        <w:gridCol w:w="1367"/>
        <w:gridCol w:w="1051"/>
        <w:gridCol w:w="828"/>
        <w:tblGridChange w:id="1">
          <w:tblGrid>
            <w:gridCol w:w="2322"/>
            <w:gridCol w:w="995"/>
            <w:gridCol w:w="1367"/>
            <w:gridCol w:w="1140"/>
            <w:gridCol w:w="1367"/>
            <w:gridCol w:w="1051"/>
            <w:gridCol w:w="828"/>
          </w:tblGrid>
        </w:tblGridChange>
      </w:tblGrid>
      <w:tr w:rsidR="00C03891" w:rsidRPr="00C03891" w14:paraId="22E5FE3E" w14:textId="47D31F29" w:rsidTr="004E0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rPrChange w:id="2" w:author="C.H.M. Maas" w:date="2022-06-17T13:25:00Z">
            <w:trPr>
              <w:trHeight w:val="20"/>
            </w:trPr>
          </w:trPrChange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  <w:tcPrChange w:id="3" w:author="C.H.M. Maas" w:date="2022-06-17T13:25:00Z">
              <w:tcPr>
                <w:tcW w:w="0" w:type="auto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438E12F2" w14:textId="77777777" w:rsidR="008443F2" w:rsidRPr="00C03891" w:rsidRDefault="008443F2" w:rsidP="00587CA6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n-GB"/>
                <w:rPrChange w:id="4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5" w:author="C.H.M. Maas" w:date="2022-06-17T13:25:00Z">
              <w:tcPr>
                <w:tcW w:w="0" w:type="auto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7A3A479" w14:textId="07870959" w:rsidR="008443F2" w:rsidRPr="00C03891" w:rsidRDefault="008443F2" w:rsidP="00587CA6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  <w:lang w:val="en-GB"/>
                <w:rPrChange w:id="6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7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Negative</w:t>
            </w:r>
            <w:r w:rsidR="00942A54"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8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9" w:author="C.H.M. Maas" w:date="2022-06-17T13:25:00Z">
              <w:tcPr>
                <w:tcW w:w="0" w:type="auto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73D95A2C" w14:textId="306A35DE" w:rsidR="008443F2" w:rsidRPr="00C03891" w:rsidRDefault="008443F2" w:rsidP="00587CA6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0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1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</w:t>
            </w:r>
            <w:r w:rsidR="00942A54"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2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13" w:author="C.H.M. Maas" w:date="2022-06-17T13:25:00Z">
              <w:tcPr>
                <w:tcW w:w="0" w:type="auto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095F5020" w14:textId="02B5700B" w:rsidR="008443F2" w:rsidRPr="00C03891" w:rsidRDefault="005F0528" w:rsidP="00587CA6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4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5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Importance</w:t>
            </w:r>
          </w:p>
        </w:tc>
      </w:tr>
      <w:tr w:rsidR="008907E8" w:rsidRPr="00C03891" w14:paraId="428DE2A4" w14:textId="28918224" w:rsidTr="004E0AC8">
        <w:trPr>
          <w:trHeight w:val="20"/>
          <w:trPrChange w:id="16" w:author="C.H.M. Maas" w:date="2022-06-17T13:25:00Z">
            <w:trPr>
              <w:trHeight w:val="20"/>
            </w:trPr>
          </w:trPrChange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7" w:author="C.H.M. Maas" w:date="2022-06-17T13:2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F99277A" w14:textId="77777777" w:rsidR="008443F2" w:rsidRPr="00C03891" w:rsidRDefault="008443F2" w:rsidP="00587CA6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8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9" w:author="C.H.M. Maas" w:date="2022-06-17T13:2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18C522F" w14:textId="77777777" w:rsidR="008443F2" w:rsidRPr="00C03891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20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21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22" w:author="C.H.M. Maas" w:date="2022-06-17T13:2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1F3986E7" w14:textId="77777777" w:rsidR="008443F2" w:rsidRPr="00C03891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23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24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25" w:author="C.H.M. Maas" w:date="2022-06-17T13:2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7CF91DBC" w14:textId="77777777" w:rsidR="008443F2" w:rsidRPr="00C03891" w:rsidRDefault="008443F2" w:rsidP="00587CA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26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27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28" w:author="C.H.M. Maas" w:date="2022-06-17T13:2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7BF6C2FC" w14:textId="77777777" w:rsidR="008443F2" w:rsidRPr="00C03891" w:rsidRDefault="008443F2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29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30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31" w:author="C.H.M. Maas" w:date="2022-06-17T13:2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44A329F8" w14:textId="7F5DFBF5" w:rsidR="008443F2" w:rsidRPr="00C03891" w:rsidRDefault="004917B8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32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33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34" w:author="C.H.M. Maas" w:date="2022-06-17T13:2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713A607D" w14:textId="74138998" w:rsidR="008443F2" w:rsidRPr="00C03891" w:rsidRDefault="0071153F" w:rsidP="00587CA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35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36" w:author="C.H.M. Maas [2]" w:date="2022-06-16T17:43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Int.</w:t>
            </w:r>
          </w:p>
        </w:tc>
      </w:tr>
      <w:tr w:rsidR="008907E8" w:rsidRPr="00C03891" w14:paraId="20C3F4F0" w14:textId="67948B33" w:rsidTr="005C75D6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575C6C" w14:textId="77777777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37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38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819B82" w14:textId="6A49AFE8" w:rsidR="008907E8" w:rsidRPr="00C03891" w:rsidRDefault="008907E8" w:rsidP="008907E8">
            <w:pPr>
              <w:spacing w:after="0"/>
              <w:ind w:hanging="509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EB7D10" w14:textId="27EE35F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1C6EA8" w14:textId="0DA2C0D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  <w:rPrChange w:id="41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ins w:id="42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3.62</w:t>
              </w:r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vertAlign w:val="superscript"/>
                  <w:rPrChange w:id="44" w:author="C.H.M. Maas [2]" w:date="2022-06-16T17:43:00Z">
                    <w:rPr>
                      <w:rFonts w:ascii="Arial" w:hAnsi="Arial" w:cs="Arial"/>
                      <w:color w:val="000000"/>
                      <w:vertAlign w:val="superscript"/>
                    </w:rPr>
                  </w:rPrChange>
                </w:rPr>
                <w:t>1</w:t>
              </w:r>
            </w:ins>
            <w:del w:id="4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1.21</w:delText>
              </w:r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vertAlign w:val="superscript"/>
                  <w:rPrChange w:id="47" w:author="C.H.M. Maas [2]" w:date="2022-06-16T17:43:00Z">
                    <w:rPr>
                      <w:rFonts w:ascii="Arial" w:hAnsi="Arial" w:cs="Arial"/>
                      <w:color w:val="000000"/>
                      <w:vertAlign w:val="superscript"/>
                    </w:rPr>
                  </w:rPrChange>
                </w:rPr>
                <w:delText>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5CA2B" w14:textId="2602B29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[1.86; 7.06]</w:t>
              </w:r>
            </w:ins>
            <w:del w:id="5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[0.17; 8.55]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87FC72" w14:textId="5A5EC3F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5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39</w:t>
              </w:r>
            </w:ins>
            <w:del w:id="5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38.6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D2407" w14:textId="79C8B53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5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22</w:t>
              </w:r>
            </w:ins>
            <w:del w:id="6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22.1</w:delText>
              </w:r>
            </w:del>
          </w:p>
        </w:tc>
      </w:tr>
      <w:tr w:rsidR="008907E8" w:rsidRPr="00C03891" w14:paraId="3E7BEEB9" w14:textId="354C0E17" w:rsidTr="005C75D6">
        <w:trPr>
          <w:trHeight w:val="20"/>
        </w:trPr>
        <w:tc>
          <w:tcPr>
            <w:tcW w:w="0" w:type="auto"/>
            <w:vAlign w:val="center"/>
          </w:tcPr>
          <w:p w14:paraId="18986645" w14:textId="77777777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63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64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9818B2" w14:textId="69CA5555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1.24</w:t>
              </w:r>
            </w:ins>
            <w:del w:id="6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1.24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016E4E" w14:textId="1EB6D89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[1.03; 1.50]</w:t>
              </w:r>
            </w:ins>
            <w:del w:id="7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7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[1.03; 1.50]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342B25" w14:textId="7C319F3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0.98</w:t>
              </w:r>
            </w:ins>
            <w:del w:id="7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7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0.98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B4DE4E" w14:textId="6ADA952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8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8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[0.79; 1.23]</w:t>
              </w:r>
            </w:ins>
            <w:del w:id="8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8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[0.61; 1.59]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F16FF3" w14:textId="5AF21981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8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8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5</w:t>
              </w:r>
            </w:ins>
            <w:del w:id="8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8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5.1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C55143" w14:textId="07AA486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9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9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2</w:t>
              </w:r>
            </w:ins>
            <w:del w:id="9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9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2.5</w:delText>
              </w:r>
            </w:del>
          </w:p>
        </w:tc>
      </w:tr>
      <w:tr w:rsidR="008907E8" w:rsidRPr="00C03891" w14:paraId="50A70B82" w14:textId="49CB4710" w:rsidTr="005C75D6">
        <w:trPr>
          <w:trHeight w:val="20"/>
        </w:trPr>
        <w:tc>
          <w:tcPr>
            <w:tcW w:w="0" w:type="auto"/>
            <w:vAlign w:val="center"/>
          </w:tcPr>
          <w:p w14:paraId="7CE5717F" w14:textId="7D058BD6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95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96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Age</w:t>
            </w:r>
            <w:ins w:id="97" w:author="C.H.M. Maas [2]" w:date="2022-06-16T15:47:00Z">
              <w:r w:rsidRPr="00C03891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98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  <w:ins w:id="99" w:author="C.H.M. Maas [2]" w:date="2022-06-16T15:49:00Z">
              <w:r w:rsidRPr="00C03891">
                <w:rPr>
                  <w:rFonts w:ascii="Arial" w:hAnsi="Arial" w:cs="Arial"/>
                  <w:sz w:val="20"/>
                  <w:szCs w:val="20"/>
                  <w:lang w:val="en-GB"/>
                  <w:rPrChange w:id="100" w:author="C.H.M. Maas [2]" w:date="2022-06-16T17:43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(i.q.r. 66 versus 43 years</w:t>
              </w:r>
            </w:ins>
            <w:ins w:id="101" w:author="C.H.M. Maas [2]" w:date="2022-06-16T15:50:00Z">
              <w:r w:rsidRPr="00C03891">
                <w:rPr>
                  <w:rFonts w:ascii="Arial" w:hAnsi="Arial" w:cs="Arial"/>
                  <w:sz w:val="20"/>
                  <w:szCs w:val="20"/>
                  <w:lang w:val="en-GB"/>
                  <w:rPrChange w:id="102" w:author="C.H.M. Maas [2]" w:date="2022-06-16T17:43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)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3FFEDD" w14:textId="16C0D42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0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0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1.07</w:t>
              </w:r>
            </w:ins>
            <w:del w:id="10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0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6ECB8D" w14:textId="462D043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0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0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1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[0.94; 1.22]</w:t>
              </w:r>
            </w:ins>
            <w:del w:id="11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1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[0.87; 1.59]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BDDC3B" w14:textId="7A5A0DC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1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1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1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1.23</w:t>
              </w:r>
            </w:ins>
            <w:del w:id="11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1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1.63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EB4BC6" w14:textId="3E8D708D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1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11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2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[1.06; 1.44]</w:t>
              </w:r>
            </w:ins>
            <w:del w:id="12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2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3.52]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36DDBF" w14:textId="17CB747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2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12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2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8</w:t>
              </w:r>
            </w:ins>
            <w:del w:id="12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2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8.4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7214D8" w14:textId="148B63E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2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12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3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2</w:t>
              </w:r>
            </w:ins>
            <w:del w:id="13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3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2.0</w:delText>
              </w:r>
            </w:del>
          </w:p>
        </w:tc>
      </w:tr>
      <w:tr w:rsidR="008907E8" w:rsidRPr="00C03891" w14:paraId="1D65519E" w14:textId="319668C1" w:rsidTr="005C75D6">
        <w:trPr>
          <w:trHeight w:val="20"/>
        </w:trPr>
        <w:tc>
          <w:tcPr>
            <w:tcW w:w="0" w:type="auto"/>
            <w:vAlign w:val="center"/>
          </w:tcPr>
          <w:p w14:paraId="13042FA5" w14:textId="77777777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33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134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A47900" w14:textId="3F34708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3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3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3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1.75</w:t>
              </w:r>
            </w:ins>
            <w:del w:id="13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3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1.75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676D4F" w14:textId="3F726F8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4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4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[1.43; 2.14]</w:t>
              </w:r>
            </w:ins>
            <w:del w:id="14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4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[1.43; 2.14]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EEC2A1" w14:textId="2A990D32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4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4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4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1.38</w:t>
              </w:r>
            </w:ins>
            <w:del w:id="14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4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1.38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1BE665" w14:textId="16F80B0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5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15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5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[1.09; 1.74]</w:t>
              </w:r>
            </w:ins>
            <w:del w:id="15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5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[0.83; 2.29]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01098" w14:textId="08B13D03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5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15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5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36</w:t>
              </w:r>
            </w:ins>
            <w:del w:id="15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5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35.5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3D761F" w14:textId="10919871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6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16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6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2</w:t>
              </w:r>
            </w:ins>
            <w:del w:id="16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6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2.3</w:delText>
              </w:r>
            </w:del>
          </w:p>
        </w:tc>
      </w:tr>
      <w:tr w:rsidR="008907E8" w:rsidRPr="00C03891" w14:paraId="3C49967A" w14:textId="3AE98470" w:rsidTr="005C75D6">
        <w:trPr>
          <w:trHeight w:val="20"/>
        </w:trPr>
        <w:tc>
          <w:tcPr>
            <w:tcW w:w="0" w:type="auto"/>
            <w:vAlign w:val="center"/>
          </w:tcPr>
          <w:p w14:paraId="0E897DDC" w14:textId="77777777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65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166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AE1C1D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67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A59F3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68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55645D" w14:textId="4060CF02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69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8E30DD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70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6EE5F9" w14:textId="417C4A1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71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172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7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22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A9C39" w14:textId="46C96665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174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175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7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</w:p>
        </w:tc>
      </w:tr>
      <w:tr w:rsidR="008907E8" w:rsidRPr="00C03891" w14:paraId="14D887A5" w14:textId="7F9800E2" w:rsidTr="005C75D6">
        <w:trPr>
          <w:trHeight w:val="20"/>
        </w:trPr>
        <w:tc>
          <w:tcPr>
            <w:tcW w:w="0" w:type="auto"/>
            <w:vAlign w:val="center"/>
          </w:tcPr>
          <w:p w14:paraId="6E1EA6FA" w14:textId="4A9FBD91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77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178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8AACD" w14:textId="7879683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80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8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82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8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BF852C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AF36E" w14:textId="69735252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8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8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8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8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E3E91B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9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857D3E" w14:textId="3B910A75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91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6D790" w14:textId="464B0CA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9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</w:tr>
      <w:tr w:rsidR="008907E8" w:rsidRPr="00C03891" w14:paraId="4DDF3CF5" w14:textId="556873B9" w:rsidTr="005C75D6">
        <w:trPr>
          <w:trHeight w:val="20"/>
        </w:trPr>
        <w:tc>
          <w:tcPr>
            <w:tcW w:w="0" w:type="auto"/>
            <w:vAlign w:val="center"/>
          </w:tcPr>
          <w:p w14:paraId="51D86FA6" w14:textId="60D5A84B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93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194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4021AC" w14:textId="4DDB50A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19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1.37</w:t>
              </w:r>
            </w:ins>
            <w:del w:id="19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19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1.37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5ED5A1" w14:textId="4C73E15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0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0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0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[1.02; 1.85]</w:t>
              </w:r>
            </w:ins>
            <w:del w:id="20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0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[1.02; 1.85]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3A41C" w14:textId="1503A2C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0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0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0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1.17</w:t>
              </w:r>
            </w:ins>
            <w:del w:id="20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0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E1AC9C" w14:textId="2E0F240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1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1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1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[0.68; 2.03]</w:t>
              </w:r>
            </w:ins>
            <w:del w:id="21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1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[0.46; 2.97]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FAECF4" w14:textId="7C6E4B6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1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21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1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22.4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2C53D4" w14:textId="2E4F7AAD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1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219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2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</w:tr>
      <w:tr w:rsidR="008907E8" w:rsidRPr="00C03891" w14:paraId="611B7847" w14:textId="7698BAC3" w:rsidTr="005C75D6">
        <w:trPr>
          <w:trHeight w:val="20"/>
        </w:trPr>
        <w:tc>
          <w:tcPr>
            <w:tcW w:w="0" w:type="auto"/>
            <w:vAlign w:val="center"/>
          </w:tcPr>
          <w:p w14:paraId="08324FE2" w14:textId="51037DE4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221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222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2F5284" w14:textId="56C2F4A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2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2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2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1.49</w:t>
              </w:r>
            </w:ins>
            <w:del w:id="22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2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1.49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F5192B" w14:textId="33C2199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2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2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3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[1.12; 2.00]</w:t>
              </w:r>
            </w:ins>
            <w:del w:id="23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3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[1.12; 2.00]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6BA08" w14:textId="486A9FC8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3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3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3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1.20</w:t>
              </w:r>
            </w:ins>
            <w:del w:id="23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3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8B7C66" w14:textId="07618CE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3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3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4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[0.71; 2.02]</w:t>
              </w:r>
            </w:ins>
            <w:del w:id="24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4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[0.49; 2.93]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3B94B" w14:textId="19A78AF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4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1C75F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4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48417429" w14:textId="628A5D27" w:rsidTr="005C75D6">
        <w:trPr>
          <w:trHeight w:val="20"/>
        </w:trPr>
        <w:tc>
          <w:tcPr>
            <w:tcW w:w="0" w:type="auto"/>
            <w:vAlign w:val="center"/>
          </w:tcPr>
          <w:p w14:paraId="75E23207" w14:textId="292B59D6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245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246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62883" w14:textId="5C6C82B1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4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4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4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2.31</w:t>
              </w:r>
            </w:ins>
            <w:del w:id="25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5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2.31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7C1F50" w14:textId="7E9508AC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5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5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5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[1.59; 3.36]</w:t>
              </w:r>
            </w:ins>
            <w:del w:id="25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5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[1.59; 3.36]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68ECD8" w14:textId="1D8C10A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5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5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5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1.62</w:t>
              </w:r>
            </w:ins>
            <w:del w:id="26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6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1.62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D11E59" w14:textId="3372530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6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6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6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[0.86; 3.06]</w:t>
              </w:r>
            </w:ins>
            <w:del w:id="26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6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[0.53; 4.95]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C10B0" w14:textId="41303E41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6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24929B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6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2D4CC5EC" w14:textId="231944AA" w:rsidTr="005C75D6">
        <w:trPr>
          <w:trHeight w:val="20"/>
        </w:trPr>
        <w:tc>
          <w:tcPr>
            <w:tcW w:w="0" w:type="auto"/>
            <w:vAlign w:val="center"/>
          </w:tcPr>
          <w:p w14:paraId="39865337" w14:textId="77777777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269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270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32D35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71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C3BE02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72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7286F2" w14:textId="27F9EB72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73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C47CA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74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8A3AF1" w14:textId="2E944AA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75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27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7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6BE715" w14:textId="61E3CE4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278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27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8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</w:p>
        </w:tc>
      </w:tr>
      <w:tr w:rsidR="008907E8" w:rsidRPr="00C03891" w14:paraId="3F164429" w14:textId="158CC262" w:rsidTr="005C75D6">
        <w:trPr>
          <w:trHeight w:val="20"/>
        </w:trPr>
        <w:tc>
          <w:tcPr>
            <w:tcW w:w="0" w:type="auto"/>
            <w:vAlign w:val="center"/>
          </w:tcPr>
          <w:p w14:paraId="7551CC51" w14:textId="76B00DEA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281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282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183A9B" w14:textId="5C7F3308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8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8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8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28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8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2A4A4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8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6B1C57" w14:textId="1EE76624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8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290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29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292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29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7DF29B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9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650476" w14:textId="58255212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9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09F474" w14:textId="2ACA587A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29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</w:tr>
      <w:tr w:rsidR="008907E8" w:rsidRPr="00C03891" w14:paraId="4EA93BF7" w14:textId="1CF3F197" w:rsidTr="005C75D6">
        <w:trPr>
          <w:trHeight w:val="20"/>
        </w:trPr>
        <w:tc>
          <w:tcPr>
            <w:tcW w:w="0" w:type="auto"/>
            <w:vAlign w:val="center"/>
          </w:tcPr>
          <w:p w14:paraId="5441AA6A" w14:textId="66449F73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297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298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339652" w14:textId="5744449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29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0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0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1.20</w:t>
              </w:r>
            </w:ins>
            <w:del w:id="302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0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622DA" w14:textId="6E98E2B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0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05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0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[0.96; 1.50]</w:t>
              </w:r>
            </w:ins>
            <w:del w:id="307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08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[0.96; 1.50]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18CE6" w14:textId="462FF9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0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10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1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1.30</w:t>
              </w:r>
            </w:ins>
            <w:del w:id="312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1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1.30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ABD92A" w14:textId="53497A35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1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15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1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[1.01; 1.68]</w:t>
              </w:r>
            </w:ins>
            <w:del w:id="317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18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[0.75; 2.26]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53F2D" w14:textId="39351C5C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1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32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2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9.9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87F376" w14:textId="458DBBB4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2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32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2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0.4</w:delText>
              </w:r>
            </w:del>
          </w:p>
        </w:tc>
      </w:tr>
      <w:tr w:rsidR="008907E8" w:rsidRPr="00C03891" w14:paraId="49C64043" w14:textId="5B93EC41" w:rsidTr="005C75D6">
        <w:trPr>
          <w:trHeight w:val="20"/>
        </w:trPr>
        <w:tc>
          <w:tcPr>
            <w:tcW w:w="0" w:type="auto"/>
            <w:vAlign w:val="center"/>
          </w:tcPr>
          <w:p w14:paraId="4D6E4E38" w14:textId="05C69F69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325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326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BBA2DF" w14:textId="31E4AEF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2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2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2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1.56</w:t>
              </w:r>
            </w:ins>
            <w:del w:id="33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3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1.56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FB0698" w14:textId="603D33F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3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3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[0.94; 2.60]</w:t>
              </w:r>
            </w:ins>
            <w:del w:id="33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3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[0.94; 2.60]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738D82" w14:textId="2BF3670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3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3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3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1.42</w:t>
              </w:r>
            </w:ins>
            <w:del w:id="34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4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1.42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407042" w14:textId="238BEFC3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4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4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4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[0.83; 2.42]</w:t>
              </w:r>
            </w:ins>
            <w:del w:id="34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4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[0.41; 4.87]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08CE36" w14:textId="30B704D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4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DB5327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4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1B709AC1" w14:textId="03133C22" w:rsidTr="005C75D6">
        <w:trPr>
          <w:trHeight w:val="20"/>
        </w:trPr>
        <w:tc>
          <w:tcPr>
            <w:tcW w:w="0" w:type="auto"/>
            <w:vAlign w:val="center"/>
          </w:tcPr>
          <w:p w14:paraId="7B62BC21" w14:textId="0D201AE5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349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350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D84670" w14:textId="3F05F18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51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52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5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1.01</w:t>
              </w:r>
            </w:ins>
            <w:del w:id="354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5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5ED56E" w14:textId="3A9D9C9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5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57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58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[0.67; 1.55]</w:t>
              </w:r>
            </w:ins>
            <w:del w:id="359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6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[0.67; 1.55]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7B85EA" w14:textId="19A9711D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61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62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6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1.13</w:t>
              </w:r>
            </w:ins>
            <w:del w:id="364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6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1.13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8939C6" w14:textId="09B62924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6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67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68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[0.49; 2.59]</w:t>
              </w:r>
            </w:ins>
            <w:del w:id="369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7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[0.29; 4.41]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A4A1B" w14:textId="5FCED9D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71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F69ECC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7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1F52C60D" w14:textId="7736C5A9" w:rsidTr="005C75D6">
        <w:trPr>
          <w:trHeight w:val="20"/>
        </w:trPr>
        <w:tc>
          <w:tcPr>
            <w:tcW w:w="0" w:type="auto"/>
            <w:vAlign w:val="center"/>
          </w:tcPr>
          <w:p w14:paraId="4C7F938C" w14:textId="77777777" w:rsidR="008907E8" w:rsidRPr="00C03891" w:rsidRDefault="008907E8" w:rsidP="008907E8">
            <w:pPr>
              <w:pStyle w:val="Compact"/>
              <w:spacing w:before="0" w:after="0"/>
              <w:rPr>
                <w:ins w:id="373" w:author="C.H.M. Maas [2]" w:date="2022-06-16T15:52:00Z"/>
                <w:rFonts w:ascii="Arial" w:hAnsi="Arial" w:cs="Arial"/>
                <w:sz w:val="20"/>
                <w:szCs w:val="20"/>
                <w:lang w:val="en-GB"/>
                <w:rPrChange w:id="374" w:author="C.H.M. Maas [2]" w:date="2022-06-16T17:43:00Z">
                  <w:rPr>
                    <w:ins w:id="375" w:author="C.H.M. Maas [2]" w:date="2022-06-16T15:52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376" w:author="C.H.M. Maas [2]" w:date="2022-06-16T15:49:00Z">
              <w:r w:rsidRPr="00C03891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377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C03891">
                <w:rPr>
                  <w:rFonts w:ascii="Arial" w:hAnsi="Arial" w:cs="Arial"/>
                  <w:sz w:val="20"/>
                  <w:szCs w:val="20"/>
                  <w:lang w:val="en-GB"/>
                  <w:rPrChange w:id="378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C03891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379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  <w:r w:rsidRPr="00C03891">
                <w:rPr>
                  <w:rFonts w:ascii="Arial" w:hAnsi="Arial" w:cs="Arial"/>
                  <w:sz w:val="20"/>
                  <w:szCs w:val="20"/>
                  <w:lang w:val="en-GB"/>
                  <w:rPrChange w:id="380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474273FA" w14:textId="30ABDE65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rPrChange w:id="381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382" w:author="C.H.M. Maas [2]" w:date="2022-06-16T15:49:00Z">
              <w:r w:rsidRPr="00C03891">
                <w:rPr>
                  <w:rFonts w:ascii="Arial" w:hAnsi="Arial" w:cs="Arial"/>
                  <w:sz w:val="20"/>
                  <w:szCs w:val="20"/>
                  <w:rPrChange w:id="383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(i.q.r. 3</w:t>
              </w:r>
              <w:r w:rsidRPr="00C03891">
                <w:rPr>
                  <w:rFonts w:ascii="Cambria Math" w:hAnsi="Cambria Math" w:cs="Cambria Math"/>
                  <w:sz w:val="20"/>
                  <w:szCs w:val="20"/>
                  <w:rPrChange w:id="384" w:author="C.H.M. Maas [2]" w:date="2022-06-16T17:43:00Z">
                    <w:rPr>
                      <w:rFonts w:ascii="Cambria Math" w:hAnsi="Cambria Math" w:cs="Cambria Math"/>
                      <w:b/>
                      <w:sz w:val="22"/>
                      <w:szCs w:val="22"/>
                      <w:lang w:val="en-GB"/>
                    </w:rPr>
                  </w:rPrChange>
                </w:rPr>
                <w:t>.</w:t>
              </w:r>
              <w:r w:rsidRPr="00C03891">
                <w:rPr>
                  <w:rFonts w:ascii="Arial" w:hAnsi="Arial" w:cs="Arial"/>
                  <w:sz w:val="20"/>
                  <w:szCs w:val="20"/>
                  <w:rPrChange w:id="385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5 versus 1</w:t>
              </w:r>
              <w:r w:rsidRPr="00C03891">
                <w:rPr>
                  <w:rFonts w:ascii="Cambria Math" w:hAnsi="Cambria Math" w:cs="Cambria Math"/>
                  <w:sz w:val="20"/>
                  <w:szCs w:val="20"/>
                  <w:rPrChange w:id="386" w:author="C.H.M. Maas [2]" w:date="2022-06-16T17:43:00Z">
                    <w:rPr>
                      <w:rFonts w:ascii="Cambria Math" w:hAnsi="Cambria Math" w:cs="Cambria Math"/>
                      <w:b/>
                      <w:sz w:val="22"/>
                      <w:szCs w:val="22"/>
                      <w:lang w:val="en-GB"/>
                    </w:rPr>
                  </w:rPrChange>
                </w:rPr>
                <w:t>.</w:t>
              </w:r>
              <w:r w:rsidRPr="00C03891">
                <w:rPr>
                  <w:rFonts w:ascii="Arial" w:hAnsi="Arial" w:cs="Arial"/>
                  <w:sz w:val="20"/>
                  <w:szCs w:val="20"/>
                  <w:rPrChange w:id="387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2 mm)</w:t>
              </w:r>
            </w:ins>
            <w:del w:id="388" w:author="C.H.M. Maas [2]" w:date="2022-06-16T15:49:00Z">
              <w:r w:rsidRPr="00C03891" w:rsidDel="00991368">
                <w:rPr>
                  <w:rFonts w:ascii="Arial" w:hAnsi="Arial" w:cs="Arial"/>
                  <w:sz w:val="20"/>
                  <w:szCs w:val="20"/>
                  <w:rPrChange w:id="389" w:author="C.H.M. Maas [2]" w:date="2022-06-16T17:43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68163C" w14:textId="513FDCE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9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9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9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2.27</w:t>
              </w:r>
            </w:ins>
            <w:del w:id="39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9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2.15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ABFC41" w14:textId="168E959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39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39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39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[1.96; 2.63]</w:t>
              </w:r>
            </w:ins>
            <w:del w:id="39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39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[1.87; 2.47]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25CD00" w14:textId="747922BC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0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40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0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1.59</w:t>
              </w:r>
            </w:ins>
            <w:del w:id="40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0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1.54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620076" w14:textId="558AA5F8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0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0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0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[1.33; 1.90]</w:t>
              </w:r>
            </w:ins>
            <w:del w:id="40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0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[1.08; 2.20]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083FF" w14:textId="0B2C52F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1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1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1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145</w:t>
              </w:r>
            </w:ins>
            <w:del w:id="41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1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144.6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49D52A" w14:textId="13CE0AE4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1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1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1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9</w:t>
              </w:r>
            </w:ins>
            <w:del w:id="41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1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9.0</w:delText>
              </w:r>
            </w:del>
          </w:p>
        </w:tc>
      </w:tr>
      <w:tr w:rsidR="008907E8" w:rsidRPr="00C03891" w14:paraId="361FD8CA" w14:textId="2A836DF9" w:rsidTr="005C75D6">
        <w:trPr>
          <w:trHeight w:val="20"/>
        </w:trPr>
        <w:tc>
          <w:tcPr>
            <w:tcW w:w="0" w:type="auto"/>
            <w:vAlign w:val="center"/>
          </w:tcPr>
          <w:p w14:paraId="58B118A0" w14:textId="77B3357F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420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421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0A9B40" w14:textId="0EEAB124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2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42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2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1.32</w:t>
              </w:r>
            </w:ins>
            <w:del w:id="42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2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1.32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614FB" w14:textId="2D6A056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2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42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2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[0.97; 1.81]</w:t>
              </w:r>
            </w:ins>
            <w:del w:id="43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3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[0.97; 1.81]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415ABB" w14:textId="4C87712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3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43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3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1.37</w:t>
              </w:r>
            </w:ins>
            <w:del w:id="43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3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1.37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8F82DF" w14:textId="293CBDC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3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3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3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[0.99; 1.90]</w:t>
              </w:r>
            </w:ins>
            <w:del w:id="44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4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[0.65; 2.92]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7C0D87" w14:textId="2D64EE25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4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4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4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6</w:t>
              </w:r>
            </w:ins>
            <w:del w:id="44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4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6.3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1EA866" w14:textId="618BDAF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4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4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4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  <w:del w:id="45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5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0.0</w:delText>
              </w:r>
            </w:del>
          </w:p>
        </w:tc>
      </w:tr>
      <w:tr w:rsidR="008907E8" w:rsidRPr="00C03891" w14:paraId="09EA068A" w14:textId="262F1AB6" w:rsidTr="005C75D6">
        <w:trPr>
          <w:trHeight w:val="20"/>
        </w:trPr>
        <w:tc>
          <w:tcPr>
            <w:tcW w:w="0" w:type="auto"/>
            <w:vAlign w:val="center"/>
          </w:tcPr>
          <w:p w14:paraId="34FBE5AC" w14:textId="152B0D9D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452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bCs/>
                <w:sz w:val="20"/>
                <w:szCs w:val="20"/>
                <w:lang w:val="en-GB"/>
                <w:rPrChange w:id="453" w:author="C.H.M. Maas [2]" w:date="2022-06-16T17:43:00Z">
                  <w:rPr>
                    <w:rFonts w:ascii="Arial" w:hAnsi="Arial" w:cs="Arial"/>
                    <w:b/>
                    <w:bCs/>
                    <w:sz w:val="22"/>
                    <w:szCs w:val="22"/>
                    <w:lang w:val="en-GB"/>
                  </w:rPr>
                </w:rPrChange>
              </w:rPr>
              <w:t xml:space="preserve">Total number of </w:t>
            </w:r>
            <w:ins w:id="454" w:author="C.H.M. Maas [2]" w:date="2022-06-16T14:48:00Z">
              <w:r w:rsidRPr="00C03891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455" w:author="C.H.M. Maas [2]" w:date="2022-06-16T17:43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negative </w:t>
              </w:r>
            </w:ins>
            <w:r w:rsidRPr="00C03891">
              <w:rPr>
                <w:rFonts w:ascii="Arial" w:hAnsi="Arial" w:cs="Arial"/>
                <w:b/>
                <w:bCs/>
                <w:sz w:val="20"/>
                <w:szCs w:val="20"/>
                <w:lang w:val="en-GB"/>
                <w:rPrChange w:id="456" w:author="C.H.M. Maas [2]" w:date="2022-06-16T17:43:00Z">
                  <w:rPr>
                    <w:rFonts w:ascii="Arial" w:hAnsi="Arial" w:cs="Arial"/>
                    <w:b/>
                    <w:bCs/>
                    <w:sz w:val="22"/>
                    <w:szCs w:val="22"/>
                    <w:lang w:val="en-GB"/>
                  </w:rPr>
                </w:rPrChange>
              </w:rPr>
              <w:t>nodes</w:t>
            </w:r>
            <w:ins w:id="457" w:author="C.H.M. Maas [2]" w:date="2022-06-16T15:51:00Z">
              <w:r w:rsidRPr="00C03891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458" w:author="C.H.M. Maas [2]" w:date="2022-06-16T17:43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C03891">
                <w:rPr>
                  <w:rFonts w:ascii="Arial" w:hAnsi="Arial" w:cs="Arial"/>
                  <w:bCs/>
                  <w:sz w:val="20"/>
                  <w:szCs w:val="20"/>
                  <w:lang w:val="en-GB"/>
                  <w:rPrChange w:id="459" w:author="C.H.M. Maas [2]" w:date="2022-06-16T17:43:00Z">
                    <w:rPr>
                      <w:rFonts w:ascii="Arial" w:hAnsi="Arial" w:cs="Arial"/>
                      <w:bCs/>
                      <w:sz w:val="22"/>
                      <w:szCs w:val="22"/>
                      <w:lang w:val="en-GB"/>
                    </w:rPr>
                  </w:rPrChange>
                </w:rPr>
                <w:t>(i.q.r. 2 versus 1 negative nodes)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A6C423" w14:textId="37453894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6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46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6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0.97</w:t>
              </w:r>
            </w:ins>
            <w:del w:id="46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6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0.97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C3E6D8" w14:textId="70569D76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6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46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6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[0.92; 1.03]</w:t>
              </w:r>
            </w:ins>
            <w:del w:id="46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6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[0.92; 1.03]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DBA9E9" w14:textId="4C3BDABC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47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47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7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0.97</w:t>
              </w:r>
            </w:ins>
            <w:del w:id="47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7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0.99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017055" w14:textId="401E104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7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7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7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[0.92; 1.03]</w:t>
              </w:r>
            </w:ins>
            <w:del w:id="47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7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[0.83; 1.16]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9D3A9A" w14:textId="66028FEA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8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48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48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del w:id="48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48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2080CB" w14:textId="14401553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48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del w:id="486" w:author="C.H.M. Maas [2]" w:date="2022-06-16T15:29:00Z">
              <w:r w:rsidRPr="00C03891" w:rsidDel="002D6D29">
                <w:rPr>
                  <w:rFonts w:ascii="Arial" w:hAnsi="Arial" w:cs="Arial"/>
                  <w:color w:val="000000"/>
                  <w:sz w:val="20"/>
                  <w:szCs w:val="20"/>
                  <w:rPrChange w:id="48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0.0</w:delText>
              </w:r>
            </w:del>
          </w:p>
        </w:tc>
      </w:tr>
      <w:tr w:rsidR="008907E8" w:rsidRPr="00C03891" w14:paraId="4F6CF288" w14:textId="77777777" w:rsidTr="005C75D6">
        <w:trPr>
          <w:trHeight w:val="20"/>
          <w:ins w:id="488" w:author="C.H.M. Maas [2]" w:date="2022-06-16T14:48:00Z"/>
        </w:trPr>
        <w:tc>
          <w:tcPr>
            <w:tcW w:w="0" w:type="auto"/>
            <w:vAlign w:val="center"/>
          </w:tcPr>
          <w:p w14:paraId="578C9F0D" w14:textId="5F72ADE1" w:rsidR="008907E8" w:rsidRPr="00C03891" w:rsidRDefault="008907E8" w:rsidP="008907E8">
            <w:pPr>
              <w:pStyle w:val="Compact"/>
              <w:spacing w:before="0" w:after="0"/>
              <w:rPr>
                <w:ins w:id="489" w:author="C.H.M. Maas [2]" w:date="2022-06-16T14:48:00Z"/>
                <w:rFonts w:ascii="Arial" w:hAnsi="Arial" w:cs="Arial"/>
                <w:bCs/>
                <w:sz w:val="20"/>
                <w:szCs w:val="20"/>
                <w:lang w:val="en-GB"/>
                <w:rPrChange w:id="490" w:author="C.H.M. Maas [2]" w:date="2022-06-16T17:43:00Z">
                  <w:rPr>
                    <w:ins w:id="491" w:author="C.H.M. Maas [2]" w:date="2022-06-16T14:48:00Z"/>
                    <w:rFonts w:ascii="Arial" w:hAnsi="Arial" w:cs="Arial"/>
                    <w:b/>
                    <w:bCs/>
                    <w:sz w:val="22"/>
                    <w:szCs w:val="22"/>
                    <w:lang w:val="en-GB"/>
                  </w:rPr>
                </w:rPrChange>
              </w:rPr>
            </w:pPr>
            <w:ins w:id="492" w:author="C.H.M. Maas [2]" w:date="2022-06-16T14:48:00Z">
              <w:r w:rsidRPr="00C03891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493" w:author="C.H.M. Maas [2]" w:date="2022-06-16T17:43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Total number of </w:t>
              </w:r>
            </w:ins>
            <w:ins w:id="494" w:author="C.H.M. Maas [2]" w:date="2022-06-16T14:53:00Z">
              <w:r w:rsidRPr="00C03891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495" w:author="C.H.M. Maas [2]" w:date="2022-06-16T17:43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>positive</w:t>
              </w:r>
            </w:ins>
            <w:ins w:id="496" w:author="C.H.M. Maas [2]" w:date="2022-06-16T14:48:00Z">
              <w:r w:rsidRPr="00C03891">
                <w:rPr>
                  <w:rFonts w:ascii="Arial" w:hAnsi="Arial" w:cs="Arial"/>
                  <w:b/>
                  <w:bCs/>
                  <w:sz w:val="20"/>
                  <w:szCs w:val="20"/>
                  <w:lang w:val="en-GB"/>
                  <w:rPrChange w:id="497" w:author="C.H.M. Maas [2]" w:date="2022-06-16T17:43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 nodes</w:t>
              </w:r>
            </w:ins>
            <w:ins w:id="498" w:author="C.H.M. Maas [2]" w:date="2022-06-16T15:51:00Z">
              <w:r w:rsidRPr="00C03891">
                <w:rPr>
                  <w:rFonts w:ascii="Arial" w:hAnsi="Arial" w:cs="Arial"/>
                  <w:bCs/>
                  <w:sz w:val="20"/>
                  <w:szCs w:val="20"/>
                  <w:lang w:val="en-GB"/>
                  <w:rPrChange w:id="499" w:author="C.H.M. Maas [2]" w:date="2022-06-16T17:43:00Z">
                    <w:rPr>
                      <w:rFonts w:ascii="Arial" w:hAnsi="Arial" w:cs="Arial"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 (i.q.r. 5 versus 0 positive nodes)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BEA19F" w14:textId="77777777" w:rsidR="008907E8" w:rsidRPr="00C03891" w:rsidRDefault="008907E8" w:rsidP="008907E8">
            <w:pPr>
              <w:spacing w:after="0"/>
              <w:jc w:val="center"/>
              <w:rPr>
                <w:ins w:id="500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501" w:author="C.H.M. Maas [2]" w:date="2022-06-16T17:43:00Z">
                  <w:rPr>
                    <w:ins w:id="502" w:author="C.H.M. Maas [2]" w:date="2022-06-16T14:48:00Z"/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4B19D1" w14:textId="77777777" w:rsidR="008907E8" w:rsidRPr="00C03891" w:rsidRDefault="008907E8" w:rsidP="008907E8">
            <w:pPr>
              <w:spacing w:after="0"/>
              <w:jc w:val="center"/>
              <w:rPr>
                <w:ins w:id="503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504" w:author="C.H.M. Maas [2]" w:date="2022-06-16T17:43:00Z">
                  <w:rPr>
                    <w:ins w:id="505" w:author="C.H.M. Maas [2]" w:date="2022-06-16T14:48:00Z"/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2A4496" w14:textId="463CB01D" w:rsidR="008907E8" w:rsidRPr="00C03891" w:rsidRDefault="008907E8" w:rsidP="008907E8">
            <w:pPr>
              <w:spacing w:after="0"/>
              <w:jc w:val="center"/>
              <w:rPr>
                <w:ins w:id="506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507" w:author="C.H.M. Maas [2]" w:date="2022-06-16T17:43:00Z">
                  <w:rPr>
                    <w:ins w:id="508" w:author="C.H.M. Maas [2]" w:date="2022-06-16T14:48:00Z"/>
                    <w:rFonts w:ascii="Arial" w:hAnsi="Arial" w:cs="Arial"/>
                    <w:color w:val="000000"/>
                  </w:rPr>
                </w:rPrChange>
              </w:rPr>
            </w:pPr>
            <w:ins w:id="50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1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0.93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960A47" w14:textId="428A60F8" w:rsidR="008907E8" w:rsidRPr="00C03891" w:rsidRDefault="008907E8" w:rsidP="008907E8">
            <w:pPr>
              <w:spacing w:after="0"/>
              <w:jc w:val="center"/>
              <w:rPr>
                <w:ins w:id="511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512" w:author="C.H.M. Maas [2]" w:date="2022-06-16T17:43:00Z">
                  <w:rPr>
                    <w:ins w:id="513" w:author="C.H.M. Maas [2]" w:date="2022-06-16T14:48:00Z"/>
                    <w:rFonts w:ascii="Arial" w:hAnsi="Arial" w:cs="Arial"/>
                    <w:color w:val="000000"/>
                  </w:rPr>
                </w:rPrChange>
              </w:rPr>
            </w:pPr>
            <w:ins w:id="51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1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[0.40; 2.14]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153331" w14:textId="6EA6CCC3" w:rsidR="008907E8" w:rsidRPr="00C03891" w:rsidRDefault="008907E8" w:rsidP="008907E8">
            <w:pPr>
              <w:spacing w:after="0"/>
              <w:jc w:val="center"/>
              <w:rPr>
                <w:ins w:id="516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517" w:author="C.H.M. Maas [2]" w:date="2022-06-16T17:43:00Z">
                  <w:rPr>
                    <w:ins w:id="518" w:author="C.H.M. Maas [2]" w:date="2022-06-16T14:48:00Z"/>
                    <w:rFonts w:ascii="Arial" w:hAnsi="Arial" w:cs="Arial"/>
                    <w:color w:val="000000"/>
                  </w:rPr>
                </w:rPrChange>
              </w:rPr>
            </w:pPr>
            <w:ins w:id="51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2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5999C4" w14:textId="77777777" w:rsidR="008907E8" w:rsidRPr="00C03891" w:rsidRDefault="008907E8" w:rsidP="008907E8">
            <w:pPr>
              <w:spacing w:after="0"/>
              <w:jc w:val="center"/>
              <w:rPr>
                <w:ins w:id="521" w:author="C.H.M. Maas [2]" w:date="2022-06-16T14:48:00Z"/>
                <w:rFonts w:ascii="Arial" w:hAnsi="Arial" w:cs="Arial"/>
                <w:color w:val="000000"/>
                <w:sz w:val="20"/>
                <w:szCs w:val="20"/>
                <w:rPrChange w:id="522" w:author="C.H.M. Maas [2]" w:date="2022-06-16T17:43:00Z">
                  <w:rPr>
                    <w:ins w:id="523" w:author="C.H.M. Maas [2]" w:date="2022-06-16T14:48:00Z"/>
                    <w:rFonts w:ascii="Arial" w:hAnsi="Arial" w:cs="Arial"/>
                    <w:color w:val="000000"/>
                  </w:rPr>
                </w:rPrChange>
              </w:rPr>
            </w:pPr>
          </w:p>
        </w:tc>
      </w:tr>
      <w:tr w:rsidR="008907E8" w:rsidRPr="00C03891" w14:paraId="173BEA82" w14:textId="76859ED2" w:rsidTr="005C75D6">
        <w:trPr>
          <w:trHeight w:val="20"/>
        </w:trPr>
        <w:tc>
          <w:tcPr>
            <w:tcW w:w="0" w:type="auto"/>
            <w:vAlign w:val="center"/>
          </w:tcPr>
          <w:p w14:paraId="2602F6F1" w14:textId="77777777" w:rsidR="008907E8" w:rsidRPr="00C03891" w:rsidRDefault="008907E8" w:rsidP="008907E8">
            <w:pPr>
              <w:pStyle w:val="Compact"/>
              <w:spacing w:before="0" w:after="0"/>
              <w:rPr>
                <w:ins w:id="524" w:author="C.H.M. Maas [2]" w:date="2022-06-16T15:52:00Z"/>
                <w:rFonts w:ascii="Arial" w:hAnsi="Arial" w:cs="Arial"/>
                <w:sz w:val="20"/>
                <w:szCs w:val="20"/>
                <w:lang w:val="nl-NL"/>
                <w:rPrChange w:id="525" w:author="C.H.M. Maas [2]" w:date="2022-06-16T17:43:00Z">
                  <w:rPr>
                    <w:ins w:id="526" w:author="C.H.M. Maas [2]" w:date="2022-06-16T15:52:00Z"/>
                    <w:rFonts w:ascii="Arial" w:hAnsi="Arial" w:cs="Arial"/>
                    <w:sz w:val="22"/>
                    <w:szCs w:val="22"/>
                    <w:lang w:val="nl-NL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nl-NL"/>
                <w:rPrChange w:id="527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SN tumour burden</w:t>
            </w:r>
            <w:ins w:id="528" w:author="C.H.M. Maas [2]" w:date="2022-06-16T15:51:00Z">
              <w:r w:rsidRPr="00C03891">
                <w:rPr>
                  <w:rFonts w:ascii="Arial" w:hAnsi="Arial" w:cs="Arial"/>
                  <w:sz w:val="20"/>
                  <w:szCs w:val="20"/>
                  <w:lang w:val="nl-NL"/>
                  <w:rPrChange w:id="529" w:author="C.H.M. Maas [2]" w:date="2022-06-16T17:43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176F48D4" w14:textId="045125B4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nl-NL"/>
                <w:rPrChange w:id="530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ins w:id="531" w:author="C.H.M. Maas [2]" w:date="2022-06-16T15:51:00Z">
              <w:r w:rsidRPr="00C03891">
                <w:rPr>
                  <w:rFonts w:ascii="Arial" w:hAnsi="Arial" w:cs="Arial"/>
                  <w:sz w:val="20"/>
                  <w:szCs w:val="20"/>
                  <w:lang w:val="nl-NL"/>
                  <w:rPrChange w:id="532" w:author="C.H.M. Maas [2]" w:date="2022-06-16T17:43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(i.q.r. </w:t>
              </w:r>
            </w:ins>
            <w:ins w:id="533" w:author="C.H.M. Maas [2]" w:date="2022-06-16T15:52:00Z">
              <w:r w:rsidRPr="00C03891">
                <w:rPr>
                  <w:rFonts w:ascii="Arial" w:hAnsi="Arial" w:cs="Arial"/>
                  <w:sz w:val="20"/>
                  <w:szCs w:val="20"/>
                  <w:lang w:val="nl-NL"/>
                  <w:rPrChange w:id="534" w:author="C.H.M. Maas [2]" w:date="2022-06-16T17:43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38 versus 0.01)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49BCBE" w14:textId="5491DB88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nl-NL"/>
                <w:rPrChange w:id="53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746DD9" w14:textId="6B55C5C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nl-NL"/>
                <w:rPrChange w:id="53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1D850" w14:textId="7764B90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3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53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3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3.56</w:t>
              </w:r>
            </w:ins>
            <w:del w:id="54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4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4AEFDF" w14:textId="4AFD8C5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4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54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4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[1.35; 9.39]</w:t>
              </w:r>
            </w:ins>
            <w:del w:id="54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4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[1.04; 1.31]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0AFBDE" w14:textId="6937AF1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4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54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4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7</w:t>
              </w:r>
            </w:ins>
            <w:del w:id="55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5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6.6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2ACD1B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5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bookmarkStart w:id="553" w:name="_GoBack"/>
            <w:bookmarkEnd w:id="553"/>
          </w:p>
        </w:tc>
      </w:tr>
      <w:tr w:rsidR="008907E8" w:rsidRPr="00C03891" w14:paraId="340044D1" w14:textId="280B7787" w:rsidTr="005C75D6">
        <w:trPr>
          <w:trHeight w:val="20"/>
        </w:trPr>
        <w:tc>
          <w:tcPr>
            <w:tcW w:w="0" w:type="auto"/>
            <w:vAlign w:val="center"/>
          </w:tcPr>
          <w:p w14:paraId="70A031C0" w14:textId="05A6C75F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554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555" w:author="C.H.M. Maas [2]" w:date="2022-06-16T17:43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 metastasis in lymph node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A17940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5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55D4B6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557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F7095" w14:textId="5D594CDC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558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E3E59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559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715D91" w14:textId="52EC4438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560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56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6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6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F52D1D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563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78A30297" w14:textId="0AD09EC9" w:rsidTr="005C75D6">
        <w:trPr>
          <w:trHeight w:val="20"/>
        </w:trPr>
        <w:tc>
          <w:tcPr>
            <w:tcW w:w="0" w:type="auto"/>
            <w:vAlign w:val="center"/>
          </w:tcPr>
          <w:p w14:paraId="095CE46A" w14:textId="3B6C2FF4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564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565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Subcap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B36BDB" w14:textId="5812E6AA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6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1EAF87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6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187CC0" w14:textId="61F6613D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6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56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7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57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7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6C445A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7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FE000E" w14:textId="35DCF5F3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7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68320E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57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</w:p>
        </w:tc>
      </w:tr>
      <w:tr w:rsidR="008907E8" w:rsidRPr="00C03891" w14:paraId="32E8A46D" w14:textId="3854FCEE" w:rsidTr="005C75D6">
        <w:trPr>
          <w:trHeight w:val="20"/>
        </w:trPr>
        <w:tc>
          <w:tcPr>
            <w:tcW w:w="0" w:type="auto"/>
            <w:vAlign w:val="center"/>
          </w:tcPr>
          <w:p w14:paraId="20A741BC" w14:textId="60EC1377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576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577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18BE8" w14:textId="1A40B3C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7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EE6C5D" w14:textId="5DD6F34D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7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C4BE05" w14:textId="699B8951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8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58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8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1.38</w:t>
              </w:r>
            </w:ins>
            <w:del w:id="58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8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1.38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BAB1D0" w14:textId="24CD7963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8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58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58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[0.94; 2.02]</w:t>
              </w:r>
            </w:ins>
            <w:del w:id="58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8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[0.94; 2.02]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0C5EDD" w14:textId="433A7DCD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9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59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59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6.2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7818FF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9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49F4A042" w14:textId="2D63AB08" w:rsidTr="005C75D6">
        <w:trPr>
          <w:trHeight w:val="20"/>
        </w:trPr>
        <w:tc>
          <w:tcPr>
            <w:tcW w:w="0" w:type="auto"/>
            <w:vAlign w:val="center"/>
          </w:tcPr>
          <w:p w14:paraId="21F8C6E3" w14:textId="32D1880C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594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595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F2AB69" w14:textId="62E7DD1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9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547771" w14:textId="3F3EAFB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9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75C7CD" w14:textId="6B176FF5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59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599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00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0.95</w:t>
              </w:r>
            </w:ins>
            <w:del w:id="601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0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0.95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672511" w14:textId="1125DF5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0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04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05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[0.58; 1.55]</w:t>
              </w:r>
            </w:ins>
            <w:del w:id="606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0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[0.58; 1.55]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C53A7" w14:textId="2F44686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0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A514D1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0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64BB860B" w14:textId="4F1C77A2" w:rsidTr="005C75D6">
        <w:trPr>
          <w:trHeight w:val="20"/>
        </w:trPr>
        <w:tc>
          <w:tcPr>
            <w:tcW w:w="0" w:type="auto"/>
            <w:vAlign w:val="center"/>
          </w:tcPr>
          <w:p w14:paraId="48B4E921" w14:textId="1AF1FE06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610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611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607911" w14:textId="713E66CA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1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C9CDF4" w14:textId="7418A9F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1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73CBFC" w14:textId="6D27E951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1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15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1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0.92</w:t>
              </w:r>
            </w:ins>
            <w:del w:id="617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18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0.92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6C6B4D" w14:textId="2DF3BB58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1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20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2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[0.55; 1.55]</w:t>
              </w:r>
            </w:ins>
            <w:del w:id="622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23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[0.55; 1.55]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48BAC3" w14:textId="0605E69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2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26564D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2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26835784" w14:textId="63C97048" w:rsidTr="005C75D6">
        <w:trPr>
          <w:trHeight w:val="20"/>
        </w:trPr>
        <w:tc>
          <w:tcPr>
            <w:tcW w:w="0" w:type="auto"/>
            <w:vAlign w:val="center"/>
          </w:tcPr>
          <w:p w14:paraId="0912425F" w14:textId="7711D749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626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627" w:author="C.H.M. Maas [2]" w:date="2022-06-16T17:43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88D8FB" w14:textId="76B9A909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2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8D37B" w14:textId="01FA346B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29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F7C3E" w14:textId="597E24BA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3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3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3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1.15</w:t>
              </w:r>
            </w:ins>
            <w:del w:id="63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3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1.15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922BF" w14:textId="45D0BD3F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3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3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3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[0.70; 1.89]</w:t>
              </w:r>
            </w:ins>
            <w:del w:id="63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3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[0.70; 1.89]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DB00A4" w14:textId="795D3C24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4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E56FB8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41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907E8" w:rsidRPr="00C03891" w14:paraId="7CAF76E8" w14:textId="4278AF76" w:rsidTr="005C75D6">
        <w:trPr>
          <w:trHeight w:val="20"/>
        </w:trPr>
        <w:tc>
          <w:tcPr>
            <w:tcW w:w="0" w:type="auto"/>
            <w:vAlign w:val="center"/>
          </w:tcPr>
          <w:p w14:paraId="52758DAD" w14:textId="4E91D2CC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642" w:author="C.H.M. Maas [2]" w:date="2022-06-16T17:43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i/>
                <w:sz w:val="20"/>
                <w:szCs w:val="20"/>
                <w:lang w:val="en-GB"/>
                <w:rPrChange w:id="643" w:author="C.H.M. Maas [2]" w:date="2022-06-16T17:43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</w:t>
            </w:r>
            <w:r w:rsidRPr="00C03891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644" w:author="C.H.M. Maas [2]" w:date="2022-06-16T17:43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C908E8" w14:textId="30E475A8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4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46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47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0.77</w:t>
              </w:r>
            </w:ins>
            <w:del w:id="648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4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0.77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6764B3" w14:textId="74BD520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50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651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52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[0.75; 0.78]</w:t>
              </w:r>
            </w:ins>
            <w:del w:id="653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5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[0.75; 0.78]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5401DE" w14:textId="62DB0AAE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5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7FD37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56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8D0083" w14:textId="7EB1982D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5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F0254C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58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1ED7276B" w14:textId="59D3AFDF" w:rsidTr="00C03891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5599A6B" w14:textId="56A20C2B" w:rsidR="008907E8" w:rsidRPr="00C03891" w:rsidRDefault="008907E8" w:rsidP="008907E8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659" w:author="C.H.M. Maas [2]" w:date="2022-06-16T17:43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i/>
                <w:sz w:val="20"/>
                <w:szCs w:val="20"/>
                <w:lang w:val="en-GB"/>
                <w:rPrChange w:id="660" w:author="C.H.M. Maas [2]" w:date="2022-06-16T17:43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 recalibrated MSM</w:t>
            </w:r>
            <w:r w:rsidRPr="00C03891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661" w:author="C.H.M. Maas [2]" w:date="2022-06-16T17:43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85A6ED" w14:textId="1ED40AD0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66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663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64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0.78</w:t>
              </w:r>
            </w:ins>
            <w:del w:id="665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66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761CACE" w14:textId="33DF03D5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667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668" w:author="C.H.M. Maas [2]" w:date="2022-06-16T17:43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669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t>[0.76; 0.80]</w:t>
              </w:r>
            </w:ins>
            <w:del w:id="670" w:author="C.H.M. Maas [2]" w:date="2022-06-16T17:41:00Z">
              <w:r w:rsidRPr="00C03891" w:rsidDel="00516E81">
                <w:rPr>
                  <w:rFonts w:ascii="Arial" w:hAnsi="Arial" w:cs="Arial"/>
                  <w:color w:val="000000"/>
                  <w:sz w:val="20"/>
                  <w:szCs w:val="20"/>
                  <w:rPrChange w:id="671" w:author="C.H.M. Maas [2]" w:date="2022-06-16T17:43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AE3293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72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E90AEC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73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8500C5" w14:textId="5F2A2562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74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0EE0FE" w14:textId="77777777" w:rsidR="008907E8" w:rsidRPr="00C03891" w:rsidRDefault="008907E8" w:rsidP="008907E8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675" w:author="C.H.M. Maas [2]" w:date="2022-06-16T17:43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</w:tbl>
    <w:p w14:paraId="39C0A116" w14:textId="2C6B7C02" w:rsidR="005509E4" w:rsidRPr="00A525F2" w:rsidRDefault="00A525F2" w:rsidP="008950EC">
      <w:pPr>
        <w:spacing w:after="0" w:line="240" w:lineRule="auto"/>
        <w:rPr>
          <w:rFonts w:ascii="Arial" w:hAnsi="Arial" w:cs="Arial"/>
          <w:lang w:val="en-US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 w:rsidR="002D0E7C">
        <w:rPr>
          <w:rFonts w:ascii="Arial" w:hAnsi="Arial" w:cs="Arial"/>
          <w:lang w:val="en-US"/>
        </w:rPr>
        <w:t xml:space="preserve">The hazard ratio of positive sentinel node patients </w:t>
      </w:r>
      <w:r>
        <w:rPr>
          <w:rFonts w:ascii="Arial" w:hAnsi="Arial" w:cs="Arial"/>
          <w:lang w:val="en-US"/>
        </w:rPr>
        <w:t>includes the effect</w:t>
      </w:r>
      <w:r w:rsidR="00E916A7">
        <w:rPr>
          <w:rFonts w:ascii="Arial" w:hAnsi="Arial" w:cs="Arial"/>
          <w:lang w:val="en-US"/>
        </w:rPr>
        <w:t>s</w:t>
      </w:r>
      <w:r w:rsidR="002D0E7C">
        <w:rPr>
          <w:rFonts w:ascii="Arial" w:hAnsi="Arial" w:cs="Arial"/>
          <w:lang w:val="en-US"/>
        </w:rPr>
        <w:t xml:space="preserve">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 w:rsidR="0049217F">
        <w:rPr>
          <w:rFonts w:ascii="Arial" w:hAnsi="Arial" w:cs="Arial"/>
          <w:lang w:val="en-US"/>
        </w:rPr>
        <w:t xml:space="preserve">The </w:t>
      </w:r>
      <w:r w:rsidR="004F1CBF" w:rsidRPr="005B2974">
        <w:rPr>
          <w:rFonts w:ascii="Arial" w:hAnsi="Arial" w:cs="Arial"/>
          <w:lang w:val="en-US"/>
        </w:rPr>
        <w:t>C-</w:t>
      </w:r>
      <w:r w:rsidR="005A7D8D" w:rsidRPr="005B2974">
        <w:rPr>
          <w:rFonts w:ascii="Arial" w:hAnsi="Arial" w:cs="Arial"/>
          <w:lang w:val="en-US"/>
        </w:rPr>
        <w:t>i</w:t>
      </w:r>
      <w:r w:rsidR="004F1CBF" w:rsidRPr="005B2974">
        <w:rPr>
          <w:rFonts w:ascii="Arial" w:hAnsi="Arial" w:cs="Arial"/>
          <w:lang w:val="en-US"/>
        </w:rPr>
        <w:t xml:space="preserve">ndex is corrected for optimism. </w:t>
      </w:r>
      <w:r w:rsidR="0022111A" w:rsidRPr="005B2974">
        <w:rPr>
          <w:rFonts w:ascii="Arial" w:hAnsi="Arial" w:cs="Arial"/>
          <w:lang w:val="en-GB"/>
        </w:rPr>
        <w:t>Abbreviations:</w:t>
      </w:r>
      <w:r w:rsidR="009B1E49" w:rsidRPr="005B2974">
        <w:rPr>
          <w:rFonts w:ascii="Arial" w:hAnsi="Arial" w:cs="Arial"/>
          <w:lang w:val="en-GB"/>
        </w:rPr>
        <w:t xml:space="preserve"> SN, sentinel  node;</w:t>
      </w:r>
      <w:r w:rsidR="0022111A" w:rsidRPr="005B2974">
        <w:rPr>
          <w:rFonts w:ascii="Arial" w:hAnsi="Arial" w:cs="Arial"/>
          <w:lang w:val="en-GB"/>
        </w:rPr>
        <w:t xml:space="preserve"> </w:t>
      </w:r>
      <w:r w:rsidR="008F0A52" w:rsidRPr="005B2974">
        <w:rPr>
          <w:rFonts w:ascii="Arial" w:hAnsi="Arial" w:cs="Arial"/>
          <w:lang w:val="en-GB"/>
        </w:rPr>
        <w:t>HR, hazard ratio; CI,</w:t>
      </w:r>
      <w:r w:rsidR="006C2F0E" w:rsidRPr="005B2974">
        <w:rPr>
          <w:rFonts w:ascii="Arial" w:hAnsi="Arial" w:cs="Arial"/>
          <w:lang w:val="en-GB"/>
        </w:rPr>
        <w:t xml:space="preserve"> </w:t>
      </w:r>
      <w:r w:rsidR="00E35A9B" w:rsidRPr="005B2974">
        <w:rPr>
          <w:rFonts w:ascii="Arial" w:hAnsi="Arial" w:cs="Arial"/>
          <w:lang w:val="en-GB"/>
        </w:rPr>
        <w:t xml:space="preserve">95 percent </w:t>
      </w:r>
      <w:r w:rsidR="0022111A" w:rsidRPr="005B2974">
        <w:rPr>
          <w:rFonts w:ascii="Arial" w:hAnsi="Arial" w:cs="Arial"/>
          <w:lang w:val="en-GB"/>
        </w:rPr>
        <w:t>c</w:t>
      </w:r>
      <w:r w:rsidR="008F0A52" w:rsidRPr="005B2974">
        <w:rPr>
          <w:rFonts w:ascii="Arial" w:hAnsi="Arial" w:cs="Arial"/>
          <w:lang w:val="en-GB"/>
        </w:rPr>
        <w:t>onfidence interval;</w:t>
      </w:r>
      <w:r w:rsidR="005F0528" w:rsidRPr="005B2974">
        <w:rPr>
          <w:rFonts w:ascii="Arial" w:hAnsi="Arial" w:cs="Arial"/>
          <w:lang w:val="en-GB"/>
        </w:rPr>
        <w:t xml:space="preserve"> Importance defined by the</w:t>
      </w:r>
      <w:r w:rsidR="008F0A52" w:rsidRPr="005B2974">
        <w:rPr>
          <w:rFonts w:ascii="Arial" w:eastAsiaTheme="minorEastAsia" w:hAnsi="Arial" w:cs="Arial"/>
          <w:lang w:val="en-GB"/>
        </w:rPr>
        <w:t xml:space="preserve"> </w:t>
      </w:r>
      <w:r w:rsidR="003C3203" w:rsidRPr="005B2974">
        <w:rPr>
          <w:rFonts w:ascii="Arial" w:hAnsi="Arial" w:cs="Arial"/>
          <w:lang w:val="en-GB"/>
        </w:rPr>
        <w:t>chi-square Wald-statistic</w:t>
      </w:r>
      <w:r w:rsidR="008F0A52" w:rsidRPr="005B2974">
        <w:rPr>
          <w:rFonts w:ascii="Arial" w:hAnsi="Arial" w:cs="Arial"/>
          <w:lang w:val="en-GB"/>
        </w:rPr>
        <w:t>;</w:t>
      </w:r>
      <w:r w:rsidR="005F0528" w:rsidRPr="005B2974">
        <w:rPr>
          <w:rFonts w:ascii="Arial" w:hAnsi="Arial" w:cs="Arial"/>
          <w:lang w:val="en-GB"/>
        </w:rPr>
        <w:t xml:space="preserve"> Main the Wald-statistic for the main effect of the coefficient;</w:t>
      </w:r>
      <w:r w:rsidR="008F0A52" w:rsidRPr="005B2974">
        <w:rPr>
          <w:rFonts w:ascii="Arial" w:hAnsi="Arial" w:cs="Arial"/>
          <w:lang w:val="en-GB"/>
        </w:rPr>
        <w:t xml:space="preserve"> </w:t>
      </w:r>
      <w:r w:rsidR="00856F8C" w:rsidRPr="005B2974">
        <w:rPr>
          <w:rFonts w:ascii="Arial" w:hAnsi="Arial" w:cs="Arial"/>
          <w:lang w:val="en-GB"/>
        </w:rPr>
        <w:t xml:space="preserve">Int., </w:t>
      </w:r>
      <w:r w:rsidR="009C1985" w:rsidRPr="005B2974">
        <w:rPr>
          <w:rFonts w:ascii="Arial" w:hAnsi="Arial" w:cs="Arial"/>
          <w:lang w:val="en-GB"/>
        </w:rPr>
        <w:t xml:space="preserve">the </w:t>
      </w:r>
      <w:r w:rsidR="00F34768" w:rsidRPr="005B2974">
        <w:rPr>
          <w:rFonts w:ascii="Arial" w:eastAsiaTheme="minorEastAsia" w:hAnsi="Arial" w:cs="Arial"/>
          <w:lang w:val="en-GB"/>
        </w:rPr>
        <w:t xml:space="preserve">Wald-statistic </w:t>
      </w:r>
      <w:r w:rsidR="009C1985" w:rsidRPr="005B2974">
        <w:rPr>
          <w:rFonts w:ascii="Arial" w:eastAsiaTheme="minorEastAsia" w:hAnsi="Arial" w:cs="Arial"/>
          <w:lang w:val="en-GB"/>
        </w:rPr>
        <w:t xml:space="preserve">for </w:t>
      </w:r>
      <w:r w:rsidR="005F0528" w:rsidRPr="005B2974">
        <w:rPr>
          <w:rFonts w:ascii="Arial" w:eastAsiaTheme="minorEastAsia" w:hAnsi="Arial" w:cs="Arial"/>
          <w:lang w:val="en-GB"/>
        </w:rPr>
        <w:t xml:space="preserve">the </w:t>
      </w:r>
      <w:r w:rsidR="00856F8C" w:rsidRPr="005B2974">
        <w:rPr>
          <w:rFonts w:ascii="Arial" w:hAnsi="Arial" w:cs="Arial"/>
          <w:lang w:val="en-GB"/>
        </w:rPr>
        <w:t xml:space="preserve">interaction </w:t>
      </w:r>
      <w:r w:rsidR="005F0528" w:rsidRPr="005B2974">
        <w:rPr>
          <w:rFonts w:ascii="Arial" w:hAnsi="Arial" w:cs="Arial"/>
          <w:lang w:val="en-GB"/>
        </w:rPr>
        <w:t>term with positive SN status</w:t>
      </w:r>
      <w:r w:rsidR="00856F8C" w:rsidRPr="005B2974">
        <w:rPr>
          <w:rFonts w:ascii="Arial" w:hAnsi="Arial" w:cs="Arial"/>
          <w:lang w:val="en-GB"/>
        </w:rPr>
        <w:t>;</w:t>
      </w:r>
      <w:r w:rsidR="008F0A52" w:rsidRPr="005B2974">
        <w:rPr>
          <w:rFonts w:ascii="Arial" w:hAnsi="Arial" w:cs="Arial"/>
          <w:lang w:val="en-GB"/>
        </w:rPr>
        <w:t xml:space="preserve"> SSM, superficial spreading melanoma; NM, nodular melanoma; ALM, acral lentiginous melanoma</w:t>
      </w:r>
      <w:r w:rsidR="00071784" w:rsidRPr="005B2974">
        <w:rPr>
          <w:rFonts w:ascii="Arial" w:hAnsi="Arial" w:cs="Arial"/>
          <w:lang w:val="en-GB"/>
        </w:rPr>
        <w:t xml:space="preserve">; MSM, melanoma specific </w:t>
      </w:r>
      <w:r w:rsidR="005F0274" w:rsidRPr="005B2974">
        <w:rPr>
          <w:rFonts w:ascii="Arial" w:hAnsi="Arial" w:cs="Arial"/>
          <w:lang w:val="en-GB"/>
        </w:rPr>
        <w:t>mortality</w:t>
      </w:r>
      <w:r w:rsidR="00071784" w:rsidRPr="005B2974">
        <w:rPr>
          <w:rFonts w:ascii="Arial" w:hAnsi="Arial" w:cs="Arial"/>
          <w:lang w:val="en-GB"/>
        </w:rPr>
        <w:t>.</w:t>
      </w:r>
    </w:p>
    <w:p w14:paraId="52AB553E" w14:textId="77777777" w:rsidR="005509E4" w:rsidRPr="005B2974" w:rsidRDefault="005509E4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F09532" w14:textId="3F0C52E6" w:rsidR="005509E4" w:rsidRPr="005B2974" w:rsidRDefault="005509E4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 xml:space="preserve">Table 3. </w:t>
      </w:r>
      <w:r w:rsidR="00672DF7" w:rsidRPr="005B2974">
        <w:rPr>
          <w:rFonts w:ascii="Arial" w:hAnsi="Arial" w:cs="Arial"/>
          <w:b/>
          <w:sz w:val="22"/>
          <w:szCs w:val="22"/>
          <w:lang w:val="en-GB"/>
        </w:rPr>
        <w:t>F</w:t>
      </w:r>
      <w:r w:rsidR="00B341BE" w:rsidRPr="005B2974">
        <w:rPr>
          <w:rFonts w:ascii="Arial" w:hAnsi="Arial" w:cs="Arial"/>
          <w:b/>
          <w:sz w:val="22"/>
          <w:szCs w:val="22"/>
          <w:lang w:val="en-GB"/>
        </w:rPr>
        <w:t>inal</w:t>
      </w: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 model predicting 5-year recurrence</w:t>
      </w:r>
      <w:r w:rsidRPr="005B2974">
        <w:rPr>
          <w:rFonts w:ascii="Arial" w:hAnsi="Arial" w:cs="Arial"/>
          <w:sz w:val="22"/>
          <w:szCs w:val="22"/>
          <w:lang w:val="en-GB"/>
        </w:rPr>
        <w:t>. This Table displays the hazard ratios together with the 95 percent confidence intervals of the full Cox proportional hazards model predicting 5-year recurrence</w:t>
      </w:r>
      <w:r w:rsidR="009C4FF8" w:rsidRPr="005B2974">
        <w:rPr>
          <w:rFonts w:ascii="Arial" w:hAnsi="Arial" w:cs="Arial"/>
          <w:sz w:val="22"/>
          <w:szCs w:val="22"/>
          <w:lang w:val="en-GB"/>
        </w:rPr>
        <w:t xml:space="preserve"> selected by backward selection with p-values maximum of 0.01.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97"/>
        <w:gridCol w:w="995"/>
        <w:gridCol w:w="1552"/>
        <w:gridCol w:w="995"/>
        <w:gridCol w:w="1552"/>
        <w:gridCol w:w="1051"/>
        <w:gridCol w:w="828"/>
        <w:tblGridChange w:id="676">
          <w:tblGrid>
            <w:gridCol w:w="2097"/>
            <w:gridCol w:w="995"/>
            <w:gridCol w:w="511"/>
            <w:gridCol w:w="645"/>
            <w:gridCol w:w="396"/>
            <w:gridCol w:w="921"/>
            <w:gridCol w:w="74"/>
            <w:gridCol w:w="571"/>
            <w:gridCol w:w="981"/>
            <w:gridCol w:w="336"/>
            <w:gridCol w:w="715"/>
            <w:gridCol w:w="52"/>
            <w:gridCol w:w="645"/>
            <w:gridCol w:w="131"/>
          </w:tblGrid>
        </w:tblGridChange>
      </w:tblGrid>
      <w:tr w:rsidR="00D3124D" w:rsidRPr="00C03891" w14:paraId="1464CCDC" w14:textId="39011221" w:rsidTr="00592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01986E98" w14:textId="77777777" w:rsidR="00D3124D" w:rsidRPr="00C03891" w:rsidRDefault="00D3124D" w:rsidP="00592646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677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1EF27CC3" w14:textId="13812D79" w:rsidR="00D3124D" w:rsidRPr="00C03891" w:rsidRDefault="0053531D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78" w:author="C.H.M. Maas [2]" w:date="2022-06-16T17:44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79" w:author="C.H.M. Maas [2]" w:date="2022-06-16T17:44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Negative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42957ED" w14:textId="62169989" w:rsidR="00D3124D" w:rsidRPr="00C03891" w:rsidRDefault="0053531D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80" w:author="C.H.M. Maas [2]" w:date="2022-06-16T17:44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81" w:author="C.H.M. Maas [2]" w:date="2022-06-16T17:44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92144F7" w14:textId="11EAB3A5" w:rsidR="00D3124D" w:rsidRPr="00C03891" w:rsidRDefault="00D07CB0" w:rsidP="00592646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82" w:author="C.H.M. Maas [2]" w:date="2022-06-16T17:44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683" w:author="C.H.M. Maas [2]" w:date="2022-06-16T17:44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Importance</w:t>
            </w:r>
          </w:p>
        </w:tc>
      </w:tr>
      <w:tr w:rsidR="00237027" w:rsidRPr="00C03891" w14:paraId="552DA686" w14:textId="0C5FB4CA" w:rsidTr="00592646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13DFE5" w14:textId="77777777" w:rsidR="00D3124D" w:rsidRPr="00C03891" w:rsidRDefault="00D3124D" w:rsidP="00592646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684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7815B6F" w14:textId="77777777" w:rsidR="00D3124D" w:rsidRPr="00C03891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685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686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89DAC48" w14:textId="77777777" w:rsidR="00D3124D" w:rsidRPr="00C03891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687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688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3E722C6" w14:textId="00D4E762" w:rsidR="00D3124D" w:rsidRPr="00C03891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689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690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187E426" w14:textId="322175AF" w:rsidR="00D3124D" w:rsidRPr="00C03891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691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692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3E73821" w14:textId="738A0D2B" w:rsidR="00D3124D" w:rsidRPr="00C03891" w:rsidRDefault="00D3124D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693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694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A76301" w14:textId="2CD815FD" w:rsidR="00D3124D" w:rsidRPr="00C03891" w:rsidRDefault="00221BF4" w:rsidP="00592646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695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696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Int.</w:t>
            </w:r>
          </w:p>
        </w:tc>
      </w:tr>
      <w:tr w:rsidR="00C03891" w:rsidRPr="00C03891" w14:paraId="74DF1DDC" w14:textId="068DEAFE" w:rsidTr="00550FB0">
        <w:tblPrEx>
          <w:tblW w:w="0" w:type="auto"/>
          <w:tblLook w:val="0020" w:firstRow="1" w:lastRow="0" w:firstColumn="0" w:lastColumn="0" w:noHBand="0" w:noVBand="0"/>
          <w:tblPrExChange w:id="697" w:author="C.H.M. Maas [2]" w:date="2022-06-16T17:44:00Z">
            <w:tblPrEx>
              <w:tblW w:w="0" w:type="auto"/>
              <w:tblLook w:val="0020" w:firstRow="1" w:lastRow="0" w:firstColumn="0" w:lastColumn="0" w:noHBand="0" w:noVBand="0"/>
            </w:tblPrEx>
          </w:tblPrExChange>
        </w:tblPrEx>
        <w:trPr>
          <w:trHeight w:val="20"/>
          <w:trPrChange w:id="698" w:author="C.H.M. Maas [2]" w:date="2022-06-16T17:44:00Z">
            <w:trPr>
              <w:gridAfter w:val="0"/>
              <w:trHeight w:val="20"/>
            </w:trPr>
          </w:trPrChange>
        </w:trPr>
        <w:tc>
          <w:tcPr>
            <w:tcW w:w="0" w:type="auto"/>
            <w:tcBorders>
              <w:top w:val="single" w:sz="4" w:space="0" w:color="auto"/>
            </w:tcBorders>
            <w:vAlign w:val="center"/>
            <w:tcPrChange w:id="699" w:author="C.H.M. Maas [2]" w:date="2022-06-16T17:44:00Z">
              <w:tcPr>
                <w:tcW w:w="0" w:type="auto"/>
                <w:gridSpan w:val="3"/>
                <w:tcBorders>
                  <w:top w:val="single" w:sz="4" w:space="0" w:color="auto"/>
                </w:tcBorders>
                <w:vAlign w:val="center"/>
              </w:tcPr>
            </w:tcPrChange>
          </w:tcPr>
          <w:p w14:paraId="535A3D0B" w14:textId="77777777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700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701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702" w:author="C.H.M. Maas [2]" w:date="2022-06-16T17:4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7E4AB15" w14:textId="545F3365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0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704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A842789" w14:textId="6343955D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0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706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AED839E" w14:textId="7FE7B7D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  <w:rPrChange w:id="70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ins w:id="708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0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2.82</w:t>
              </w:r>
            </w:ins>
            <w:del w:id="710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1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2.79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712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878215A" w14:textId="37B4BCE6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1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14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15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[2.35; 3.37]</w:t>
              </w:r>
            </w:ins>
            <w:del w:id="716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1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[2.34; 3.33]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718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0ED7618" w14:textId="6D4028D0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1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20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2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140</w:t>
              </w:r>
            </w:ins>
            <w:del w:id="722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23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140.5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tcPrChange w:id="724" w:author="C.H.M. Maas [2]" w:date="2022-06-16T17:4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</w:tcPrChange>
          </w:tcPr>
          <w:p w14:paraId="0D7CCCA5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2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7A8A6884" w14:textId="07C39C87" w:rsidTr="00941D52">
        <w:trPr>
          <w:trHeight w:val="20"/>
        </w:trPr>
        <w:tc>
          <w:tcPr>
            <w:tcW w:w="0" w:type="auto"/>
            <w:vAlign w:val="center"/>
          </w:tcPr>
          <w:p w14:paraId="174D48F3" w14:textId="4920AB75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726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ins w:id="727" w:author="C.H.M. Maas [2]" w:date="2022-06-16T16:38:00Z">
              <w:r w:rsidRPr="00C03891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728" w:author="C.H.M. Maas [2]" w:date="2022-06-16T17:44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Age </w:t>
              </w:r>
              <w:r w:rsidRPr="00C03891">
                <w:rPr>
                  <w:rFonts w:ascii="Arial" w:hAnsi="Arial" w:cs="Arial"/>
                  <w:sz w:val="20"/>
                  <w:szCs w:val="20"/>
                  <w:lang w:val="en-GB"/>
                  <w:rPrChange w:id="729" w:author="C.H.M. Maas [2]" w:date="2022-06-16T17:44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(i.q.r. 66 versus 43 years)</w:t>
              </w:r>
            </w:ins>
            <w:del w:id="730" w:author="C.H.M. Maas [2]" w:date="2022-06-16T16:38:00Z">
              <w:r w:rsidRPr="00C03891" w:rsidDel="0076669E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731" w:author="C.H.M. Maas [2]" w:date="2022-06-16T17:44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Age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F45498" w14:textId="05F7F286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32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33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3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1.16</w:t>
              </w:r>
            </w:ins>
            <w:del w:id="735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3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1.42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5DF52D" w14:textId="1D0B70D6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3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38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3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[1.05; 1.28]</w:t>
              </w:r>
            </w:ins>
            <w:del w:id="740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4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[1.13; 1.78]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3B4C2" w14:textId="73C822E5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42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43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4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1.16</w:t>
              </w:r>
            </w:ins>
            <w:del w:id="745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4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1.42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A4A8CA" w14:textId="06D1876A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4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48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4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[1.05; 1.28]</w:t>
              </w:r>
            </w:ins>
            <w:del w:id="750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5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[1.13; 1.78]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6F116F" w14:textId="74CCED24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52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53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5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9</w:t>
              </w:r>
            </w:ins>
            <w:del w:id="755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5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9E90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5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573F94BF" w14:textId="40C7EB01" w:rsidTr="00941D52">
        <w:trPr>
          <w:trHeight w:val="20"/>
        </w:trPr>
        <w:tc>
          <w:tcPr>
            <w:tcW w:w="0" w:type="auto"/>
            <w:vAlign w:val="center"/>
          </w:tcPr>
          <w:p w14:paraId="1C7DD94A" w14:textId="77777777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758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759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059E03" w14:textId="7DD74B0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60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61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6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1.63</w:t>
              </w:r>
            </w:ins>
            <w:del w:id="763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6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1.63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A06C" w14:textId="1B82948F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6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66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6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[1.40; 1.91]</w:t>
              </w:r>
            </w:ins>
            <w:del w:id="768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6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[1.40; 1.91]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962613" w14:textId="757DE965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70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71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7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1.63</w:t>
              </w:r>
            </w:ins>
            <w:del w:id="773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7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1.63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F2617" w14:textId="7BE180F4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7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76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7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[1.40; 1.91]</w:t>
              </w:r>
            </w:ins>
            <w:del w:id="778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7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[1.40; 1.91]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07238D" w14:textId="16D9E31E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80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81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8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39</w:t>
              </w:r>
            </w:ins>
            <w:del w:id="783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78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39.5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F6665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8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0BBA4D50" w14:textId="28581326" w:rsidTr="00941D52">
        <w:trPr>
          <w:trHeight w:val="20"/>
        </w:trPr>
        <w:tc>
          <w:tcPr>
            <w:tcW w:w="0" w:type="auto"/>
            <w:vAlign w:val="center"/>
          </w:tcPr>
          <w:p w14:paraId="7211339D" w14:textId="77777777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786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787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F5F3DE" w14:textId="063DB319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788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9396E" w14:textId="3880CF7B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789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D0A20" w14:textId="080C71B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790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8C5EB" w14:textId="7098A34D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791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61F051" w14:textId="3FEABAFC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792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793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79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22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36634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  <w:rPrChange w:id="795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5E55E4E0" w14:textId="0FD4CB16" w:rsidTr="00941D52">
        <w:trPr>
          <w:trHeight w:val="20"/>
        </w:trPr>
        <w:tc>
          <w:tcPr>
            <w:tcW w:w="0" w:type="auto"/>
            <w:vAlign w:val="center"/>
          </w:tcPr>
          <w:p w14:paraId="0534A7D2" w14:textId="1D686273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796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797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16C7C7" w14:textId="3D629D8E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798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799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00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801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0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B08BE" w14:textId="47F36E1A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0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8B26A1" w14:textId="2AB3E9CA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04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05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0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807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08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86601" w14:textId="379746FE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0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D19244" w14:textId="03D28C69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10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FB792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11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6F308DFE" w14:textId="4BB25F2A" w:rsidTr="00941D52">
        <w:trPr>
          <w:trHeight w:val="20"/>
        </w:trPr>
        <w:tc>
          <w:tcPr>
            <w:tcW w:w="0" w:type="auto"/>
            <w:vAlign w:val="center"/>
          </w:tcPr>
          <w:p w14:paraId="203A3EEB" w14:textId="064A9DAD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812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813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8C732B" w14:textId="0E47F6EC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14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15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1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1.30</w:t>
              </w:r>
            </w:ins>
            <w:del w:id="817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18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1.30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B227F" w14:textId="7F2F3C49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1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20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2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[1.01; 1.68]</w:t>
              </w:r>
            </w:ins>
            <w:del w:id="822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23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1.68]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D72EF1" w14:textId="7FD15778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24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25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2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1.30</w:t>
              </w:r>
            </w:ins>
            <w:del w:id="827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28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1.30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CB0266" w14:textId="5DF99C71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2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30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3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[1.01; 1.68]</w:t>
              </w:r>
            </w:ins>
            <w:del w:id="832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33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1.68]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54CA09" w14:textId="4BF38333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34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835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3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22.1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9A34E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3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4EA6B8FC" w14:textId="47FAA108" w:rsidTr="00941D52">
        <w:trPr>
          <w:trHeight w:val="20"/>
        </w:trPr>
        <w:tc>
          <w:tcPr>
            <w:tcW w:w="0" w:type="auto"/>
            <w:vAlign w:val="center"/>
          </w:tcPr>
          <w:p w14:paraId="34C43D30" w14:textId="56F0EED2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838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839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C3446" w14:textId="25ECA90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40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41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4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1.46</w:t>
              </w:r>
            </w:ins>
            <w:del w:id="843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4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E5977" w14:textId="769F2850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4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46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4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[1.15; 1.86]</w:t>
              </w:r>
            </w:ins>
            <w:del w:id="848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4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039F" w14:textId="24822704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50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51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5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1.46</w:t>
              </w:r>
            </w:ins>
            <w:del w:id="853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5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B4BF7" w14:textId="47CC17A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5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56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5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[1.15; 1.86]</w:t>
              </w:r>
            </w:ins>
            <w:del w:id="858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5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08AAB" w14:textId="13CD3B4D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60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00847F" w14:textId="63D9FF7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61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676F6101" w14:textId="2FE7FF1D" w:rsidTr="00941D52">
        <w:trPr>
          <w:trHeight w:val="20"/>
        </w:trPr>
        <w:tc>
          <w:tcPr>
            <w:tcW w:w="0" w:type="auto"/>
            <w:vAlign w:val="center"/>
          </w:tcPr>
          <w:p w14:paraId="6D138DA9" w14:textId="445F322B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862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sz w:val="20"/>
                <w:szCs w:val="20"/>
                <w:lang w:val="en-GB"/>
                <w:rPrChange w:id="863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2E7EBD" w14:textId="310456CF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64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65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6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2.03</w:t>
              </w:r>
            </w:ins>
            <w:del w:id="867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68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2.03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C0D354" w14:textId="5479F746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6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70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7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[1.49; 2.75]</w:t>
              </w:r>
            </w:ins>
            <w:del w:id="872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73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[1.49; 2.75]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781FF9" w14:textId="11E46F61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74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75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7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2.03</w:t>
              </w:r>
            </w:ins>
            <w:del w:id="877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78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2.03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40D73" w14:textId="0362A439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7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880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88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[1.49; 2.75]</w:t>
              </w:r>
            </w:ins>
            <w:del w:id="882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883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[1.49; 2.75]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F32460" w14:textId="725C979D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84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32C27D" w14:textId="3DA29DFB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88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47E59128" w14:textId="205C3624" w:rsidTr="00941D52">
        <w:trPr>
          <w:trHeight w:val="20"/>
        </w:trPr>
        <w:tc>
          <w:tcPr>
            <w:tcW w:w="0" w:type="auto"/>
            <w:vAlign w:val="center"/>
          </w:tcPr>
          <w:p w14:paraId="604AB641" w14:textId="77777777" w:rsidR="00C03891" w:rsidRPr="00C03891" w:rsidRDefault="00C03891" w:rsidP="00C03891">
            <w:pPr>
              <w:pStyle w:val="Compact"/>
              <w:spacing w:before="0" w:after="0"/>
              <w:rPr>
                <w:ins w:id="886" w:author="C.H.M. Maas [2]" w:date="2022-06-16T16:38:00Z"/>
                <w:rFonts w:ascii="Arial" w:hAnsi="Arial" w:cs="Arial"/>
                <w:sz w:val="20"/>
                <w:szCs w:val="20"/>
                <w:lang w:val="en-GB"/>
                <w:rPrChange w:id="887" w:author="C.H.M. Maas [2]" w:date="2022-06-16T17:44:00Z">
                  <w:rPr>
                    <w:ins w:id="888" w:author="C.H.M. Maas [2]" w:date="2022-06-16T16:38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889" w:author="C.H.M. Maas [2]" w:date="2022-06-16T16:38:00Z">
              <w:r w:rsidRPr="00C03891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890" w:author="C.H.M. Maas [2]" w:date="2022-06-16T17:44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C03891">
                <w:rPr>
                  <w:rFonts w:ascii="Arial" w:hAnsi="Arial" w:cs="Arial"/>
                  <w:sz w:val="20"/>
                  <w:szCs w:val="20"/>
                  <w:lang w:val="en-GB"/>
                  <w:rPrChange w:id="891" w:author="C.H.M. Maas [2]" w:date="2022-06-16T17:44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C03891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892" w:author="C.H.M. Maas [2]" w:date="2022-06-16T17:44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  <w:r w:rsidRPr="00C03891">
                <w:rPr>
                  <w:rFonts w:ascii="Arial" w:hAnsi="Arial" w:cs="Arial"/>
                  <w:sz w:val="20"/>
                  <w:szCs w:val="20"/>
                  <w:lang w:val="en-GB"/>
                  <w:rPrChange w:id="893" w:author="C.H.M. Maas [2]" w:date="2022-06-16T17:44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5C228500" w14:textId="2D3EBE5F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rPrChange w:id="894" w:author="C.H.M. Maas [2]" w:date="2022-06-16T17:44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895" w:author="C.H.M. Maas [2]" w:date="2022-06-16T16:38:00Z">
              <w:r w:rsidRPr="00C03891">
                <w:rPr>
                  <w:rFonts w:ascii="Arial" w:hAnsi="Arial" w:cs="Arial"/>
                  <w:sz w:val="20"/>
                  <w:szCs w:val="20"/>
                  <w:rPrChange w:id="896" w:author="C.H.M. Maas [2]" w:date="2022-06-16T17:44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(i.q.r. 3</w:t>
              </w:r>
              <w:r w:rsidRPr="00C03891">
                <w:rPr>
                  <w:rFonts w:ascii="Cambria Math" w:hAnsi="Cambria Math" w:cs="Cambria Math"/>
                  <w:sz w:val="20"/>
                  <w:szCs w:val="20"/>
                  <w:rPrChange w:id="897" w:author="C.H.M. Maas [2]" w:date="2022-06-16T17:44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C03891">
                <w:rPr>
                  <w:rFonts w:ascii="Arial" w:hAnsi="Arial" w:cs="Arial"/>
                  <w:sz w:val="20"/>
                  <w:szCs w:val="20"/>
                  <w:rPrChange w:id="898" w:author="C.H.M. Maas [2]" w:date="2022-06-16T17:44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5 versus 1</w:t>
              </w:r>
              <w:r w:rsidRPr="00C03891">
                <w:rPr>
                  <w:rFonts w:ascii="Cambria Math" w:hAnsi="Cambria Math" w:cs="Cambria Math"/>
                  <w:sz w:val="20"/>
                  <w:szCs w:val="20"/>
                  <w:rPrChange w:id="899" w:author="C.H.M. Maas [2]" w:date="2022-06-16T17:44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C03891">
                <w:rPr>
                  <w:rFonts w:ascii="Arial" w:hAnsi="Arial" w:cs="Arial"/>
                  <w:sz w:val="20"/>
                  <w:szCs w:val="20"/>
                  <w:rPrChange w:id="900" w:author="C.H.M. Maas [2]" w:date="2022-06-16T17:44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2 mm)</w:t>
              </w:r>
            </w:ins>
            <w:del w:id="901" w:author="C.H.M. Maas [2]" w:date="2022-06-16T16:38:00Z">
              <w:r w:rsidRPr="00C03891" w:rsidDel="009F6C8D">
                <w:rPr>
                  <w:rFonts w:ascii="Arial" w:hAnsi="Arial" w:cs="Arial"/>
                  <w:b/>
                  <w:sz w:val="20"/>
                  <w:szCs w:val="20"/>
                  <w:rPrChange w:id="902" w:author="C.H.M. Maas [2]" w:date="2022-06-16T17:44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553F4C" w14:textId="71F05673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0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04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05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2.41</w:t>
              </w:r>
            </w:ins>
            <w:del w:id="906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0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2.27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A0878" w14:textId="7DFC8823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08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09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10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[2.12; 2.73]</w:t>
              </w:r>
            </w:ins>
            <w:del w:id="911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1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[2.02; 2.56]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D3D6D5" w14:textId="7B2066C4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1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14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15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1.60</w:t>
              </w:r>
            </w:ins>
            <w:del w:id="916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1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1.55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B1CF91" w14:textId="73ACB3DF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18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19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20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[1.35; 1.89]</w:t>
              </w:r>
            </w:ins>
            <w:del w:id="921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2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[1.14; 2.10]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E31D78" w14:textId="3AE1C45A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2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24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25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208</w:t>
              </w:r>
            </w:ins>
            <w:del w:id="926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2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207.7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95B8F4" w14:textId="7FAA2FBE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28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29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30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16</w:t>
              </w:r>
            </w:ins>
            <w:del w:id="931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32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16.1</w:delText>
              </w:r>
            </w:del>
          </w:p>
        </w:tc>
      </w:tr>
      <w:tr w:rsidR="00C03891" w:rsidRPr="00C03891" w14:paraId="2F42DC86" w14:textId="144CC2DD" w:rsidTr="00941D52">
        <w:trPr>
          <w:trHeight w:val="20"/>
        </w:trPr>
        <w:tc>
          <w:tcPr>
            <w:tcW w:w="0" w:type="auto"/>
            <w:vAlign w:val="center"/>
          </w:tcPr>
          <w:p w14:paraId="16305D5C" w14:textId="730615A6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933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b/>
                <w:sz w:val="20"/>
                <w:szCs w:val="20"/>
                <w:lang w:val="en-GB"/>
                <w:rPrChange w:id="934" w:author="C.H.M. Maas [2]" w:date="2022-06-16T17:44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7A4140" w14:textId="06FA6D6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3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6223E" w14:textId="3370BC74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36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FC973E" w14:textId="1296DF86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3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38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3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4.66</w:t>
              </w:r>
            </w:ins>
            <w:del w:id="940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4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1.21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3B7269" w14:textId="2FB52FDA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42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43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44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[2.34; 9.28]</w:t>
              </w:r>
            </w:ins>
            <w:del w:id="945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46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[1.11; 1.31]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1C95A" w14:textId="038FE25F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4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48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4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19</w:t>
              </w:r>
            </w:ins>
            <w:del w:id="950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5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19.2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DC6670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52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7395BA1B" w14:textId="06957D62" w:rsidTr="00235E72">
        <w:trPr>
          <w:trHeight w:val="20"/>
        </w:trPr>
        <w:tc>
          <w:tcPr>
            <w:tcW w:w="0" w:type="auto"/>
            <w:vAlign w:val="center"/>
          </w:tcPr>
          <w:p w14:paraId="50435DA8" w14:textId="0D49D115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953" w:author="C.H.M. Maas [2]" w:date="2022-06-16T17:44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i/>
                <w:sz w:val="20"/>
                <w:szCs w:val="20"/>
                <w:lang w:val="en-GB"/>
                <w:rPrChange w:id="954" w:author="C.H.M. Maas [2]" w:date="2022-06-16T17:44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</w:t>
            </w:r>
            <w:r w:rsidRPr="00C03891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955" w:author="C.H.M. Maas [2]" w:date="2022-06-16T17:44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CE440" w14:textId="17CF1A8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56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57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58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0.76</w:t>
              </w:r>
            </w:ins>
            <w:del w:id="959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60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0.76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D4C82" w14:textId="3A20CF12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61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962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63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[0.75; 0.78]</w:t>
              </w:r>
            </w:ins>
            <w:del w:id="964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65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[0.75; 0.78]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CE83A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66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A3D10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6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1FDCB9" w14:textId="44CE4783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68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2FF7BB72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6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C03891" w:rsidRPr="00C03891" w14:paraId="2457B2E6" w14:textId="4DDEC9A6" w:rsidTr="00C03891">
        <w:tblPrEx>
          <w:tblW w:w="0" w:type="auto"/>
          <w:tblLook w:val="0020" w:firstRow="1" w:lastRow="0" w:firstColumn="0" w:lastColumn="0" w:noHBand="0" w:noVBand="0"/>
          <w:tblPrExChange w:id="970" w:author="C.H.M. Maas [2]" w:date="2022-06-16T17:44:00Z">
            <w:tblPrEx>
              <w:tblW w:w="0" w:type="auto"/>
              <w:tblLook w:val="0020" w:firstRow="1" w:lastRow="0" w:firstColumn="0" w:lastColumn="0" w:noHBand="0" w:noVBand="0"/>
            </w:tblPrEx>
          </w:tblPrExChange>
        </w:tblPrEx>
        <w:trPr>
          <w:trHeight w:val="20"/>
          <w:trPrChange w:id="971" w:author="C.H.M. Maas [2]" w:date="2022-06-16T17:44:00Z">
            <w:trPr>
              <w:gridAfter w:val="0"/>
              <w:trHeight w:val="20"/>
            </w:trPr>
          </w:trPrChange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972" w:author="C.H.M. Maas [2]" w:date="2022-06-16T17:44:00Z">
              <w:tcPr>
                <w:tcW w:w="0" w:type="auto"/>
                <w:gridSpan w:val="3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3AC9A523" w14:textId="63E6CC3F" w:rsidR="00C03891" w:rsidRPr="00C03891" w:rsidRDefault="00C03891" w:rsidP="00C03891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973" w:author="C.H.M. Maas [2]" w:date="2022-06-16T17:44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r w:rsidRPr="00C03891">
              <w:rPr>
                <w:rFonts w:ascii="Arial" w:hAnsi="Arial" w:cs="Arial"/>
                <w:i/>
                <w:sz w:val="20"/>
                <w:szCs w:val="20"/>
                <w:lang w:val="en-GB"/>
                <w:rPrChange w:id="974" w:author="C.H.M. Maas [2]" w:date="2022-06-16T17:44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 recalibrated MSM</w:t>
            </w:r>
            <w:r w:rsidRPr="00C03891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975" w:author="C.H.M. Maas [2]" w:date="2022-06-16T17:44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976" w:author="C.H.M. Maas [2]" w:date="2022-06-16T17:44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4D1123E" w14:textId="0DF628B4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977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978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79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0.78</w:t>
              </w:r>
            </w:ins>
            <w:del w:id="980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81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982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3B5CF42" w14:textId="680F21BF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98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</w:rPr>
                </w:rPrChange>
              </w:rPr>
            </w:pPr>
            <w:ins w:id="984" w:author="C.H.M. Maas [2]" w:date="2022-06-16T17:44:00Z">
              <w:r w:rsidRPr="00C03891">
                <w:rPr>
                  <w:rFonts w:ascii="Arial" w:hAnsi="Arial" w:cs="Arial"/>
                  <w:color w:val="000000"/>
                  <w:sz w:val="20"/>
                  <w:szCs w:val="20"/>
                  <w:rPrChange w:id="985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t>[0.76; 0.80]</w:t>
              </w:r>
            </w:ins>
            <w:del w:id="986" w:author="C.H.M. Maas [2]" w:date="2022-06-16T17:44:00Z">
              <w:r w:rsidRPr="00C03891" w:rsidDel="00550FB0">
                <w:rPr>
                  <w:rFonts w:ascii="Arial" w:hAnsi="Arial" w:cs="Arial"/>
                  <w:color w:val="000000"/>
                  <w:sz w:val="20"/>
                  <w:szCs w:val="20"/>
                  <w:rPrChange w:id="987" w:author="C.H.M. Maas [2]" w:date="2022-06-16T17:44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988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0DCDEAF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89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990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6A55AE9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91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992" w:author="C.H.M. Maas [2]" w:date="2022-06-16T17:44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4934CEA7" w14:textId="10256BCD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93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tcPrChange w:id="994" w:author="C.H.M. Maas [2]" w:date="2022-06-16T17:44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vAlign w:val="center"/>
              </w:tcPr>
            </w:tcPrChange>
          </w:tcPr>
          <w:p w14:paraId="76EAB8D9" w14:textId="77777777" w:rsidR="00C03891" w:rsidRPr="00C03891" w:rsidRDefault="00C03891" w:rsidP="00C03891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995" w:author="C.H.M. Maas [2]" w:date="2022-06-16T17:44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</w:tbl>
    <w:p w14:paraId="5211911F" w14:textId="283680E1" w:rsidR="005509E4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BA7FF0">
        <w:rPr>
          <w:rFonts w:ascii="Arial" w:hAnsi="Arial" w:cs="Arial"/>
          <w:lang w:val="en-GB"/>
        </w:rPr>
        <w:t xml:space="preserve">The </w:t>
      </w:r>
      <w:r w:rsidR="00BA7FF0" w:rsidRPr="005B2974">
        <w:rPr>
          <w:rFonts w:ascii="Arial" w:hAnsi="Arial" w:cs="Arial"/>
          <w:lang w:val="en-GB"/>
        </w:rPr>
        <w:t>C-index</w:t>
      </w:r>
      <w:r w:rsidR="002E410A" w:rsidRPr="005B2974">
        <w:rPr>
          <w:rFonts w:ascii="Arial" w:hAnsi="Arial" w:cs="Arial"/>
          <w:lang w:val="en-GB"/>
        </w:rPr>
        <w:t xml:space="preserve"> is corrected for optimism. </w:t>
      </w:r>
      <w:r w:rsidR="005509E4" w:rsidRPr="005B2974">
        <w:rPr>
          <w:rFonts w:ascii="Arial" w:hAnsi="Arial" w:cs="Arial"/>
          <w:lang w:val="en-GB"/>
        </w:rPr>
        <w:t xml:space="preserve">Abbreviations: </w:t>
      </w:r>
      <w:r w:rsidR="008E2F6D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8E2F6D" w:rsidRPr="005B2974">
        <w:rPr>
          <w:rFonts w:ascii="Arial" w:eastAsiaTheme="minorEastAsia" w:hAnsi="Arial" w:cs="Arial"/>
          <w:lang w:val="en-GB"/>
        </w:rPr>
        <w:t xml:space="preserve"> </w:t>
      </w:r>
      <w:r w:rsidR="008E2F6D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8E2F6D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8E2F6D" w:rsidRPr="005B2974">
        <w:rPr>
          <w:rFonts w:ascii="Arial" w:hAnsi="Arial" w:cs="Arial"/>
          <w:lang w:val="en-GB"/>
        </w:rPr>
        <w:t>interaction term with positive SN status</w:t>
      </w:r>
      <w:r w:rsidR="00E93547" w:rsidRPr="005B2974">
        <w:rPr>
          <w:rFonts w:ascii="Arial" w:hAnsi="Arial" w:cs="Arial"/>
          <w:lang w:val="en-GB"/>
        </w:rPr>
        <w:t>.</w:t>
      </w:r>
    </w:p>
    <w:p w14:paraId="5AD5B2F8" w14:textId="77777777" w:rsidR="008950EC" w:rsidRPr="005B2974" w:rsidRDefault="008950EC" w:rsidP="008950EC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br w:type="page"/>
      </w:r>
    </w:p>
    <w:p w14:paraId="7E31C40D" w14:textId="6DA94FE6" w:rsidR="008950EC" w:rsidRDefault="008950EC" w:rsidP="008950EC">
      <w:pPr>
        <w:spacing w:after="0" w:line="240" w:lineRule="auto"/>
        <w:rPr>
          <w:ins w:id="996" w:author="C.H.M. Maas [2]" w:date="2022-06-09T14:04:00Z"/>
          <w:rFonts w:ascii="Arial" w:hAnsi="Arial" w:cs="Arial"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1. Risk distribution and nomogram</w:t>
      </w:r>
      <w:r w:rsidRPr="005B2974">
        <w:rPr>
          <w:rFonts w:ascii="Arial" w:hAnsi="Arial" w:cs="Arial"/>
          <w:lang w:val="en-GB"/>
        </w:rPr>
        <w:t>.</w:t>
      </w:r>
    </w:p>
    <w:p w14:paraId="136B1D7F" w14:textId="7E346A41" w:rsidR="00460AAF" w:rsidRPr="005B2974" w:rsidDel="00460AAF" w:rsidRDefault="00460AAF" w:rsidP="008950EC">
      <w:pPr>
        <w:spacing w:after="0" w:line="240" w:lineRule="auto"/>
        <w:rPr>
          <w:del w:id="997" w:author="C.H.M. Maas [2]" w:date="2022-06-09T14:04:00Z"/>
          <w:rFonts w:ascii="Arial" w:hAnsi="Arial" w:cs="Arial"/>
          <w:lang w:val="en-GB"/>
        </w:rPr>
      </w:pPr>
    </w:p>
    <w:p w14:paraId="2B3A4043" w14:textId="6C0D4DF5" w:rsidR="0094449B" w:rsidRPr="005B2974" w:rsidRDefault="00E1624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eastAsia="nl-NL"/>
        </w:rPr>
        <w:pict w14:anchorId="6D3241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05pt;height:342.7pt">
            <v:imagedata r:id="rId8" o:title="Nomogram"/>
          </v:shape>
        </w:pict>
      </w:r>
      <w:del w:id="998" w:author="C.H.M. Maas [2]" w:date="2022-06-09T14:05:00Z">
        <w:r w:rsidR="002272B4">
          <w:rPr>
            <w:rFonts w:ascii="Arial" w:hAnsi="Arial" w:cs="Arial"/>
            <w:noProof/>
            <w:lang w:eastAsia="nl-NL"/>
          </w:rPr>
          <w:pict w14:anchorId="0C722F69">
            <v:shape id="_x0000_i1026" type="#_x0000_t75" style="width:5in;height:5in">
              <v:imagedata r:id="rId9" o:title="Risk"/>
            </v:shape>
          </w:pict>
        </w:r>
      </w:del>
      <w:ins w:id="999" w:author="C.H.M. Maas [2]" w:date="2022-06-09T14:06:00Z">
        <w:r w:rsidR="00463795" w:rsidRPr="00463795">
          <w:rPr>
            <w:rFonts w:ascii="Arial" w:hAnsi="Arial" w:cs="Arial"/>
            <w:noProof/>
            <w:lang w:eastAsia="nl-NL"/>
          </w:rPr>
          <w:drawing>
            <wp:inline distT="0" distB="0" distL="0" distR="0" wp14:anchorId="7E8DB31B" wp14:editId="0A153E8D">
              <wp:extent cx="4572000" cy="4572000"/>
              <wp:effectExtent l="0" t="0" r="0" b="0"/>
              <wp:docPr id="2" name="Picture 2" descr="Z:\Project Melanoom\PaperMelanoma\Results\Risk.distribution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Z:\Project Melanoom\PaperMelanoma\Results\Risk.distribution.png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4572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r w:rsidR="0094449B" w:rsidRPr="005B2974">
        <w:rPr>
          <w:rFonts w:ascii="Arial" w:hAnsi="Arial" w:cs="Arial"/>
          <w:lang w:val="en-GB"/>
        </w:rPr>
        <w:br w:type="page"/>
      </w:r>
    </w:p>
    <w:p w14:paraId="5309BA40" w14:textId="5ADCD6D8" w:rsidR="000539B8" w:rsidRPr="005B2974" w:rsidRDefault="000539B8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60AB567" w14:textId="50F47F49" w:rsidR="00C9552E" w:rsidRPr="005B2974" w:rsidRDefault="00F539A4" w:rsidP="00B615A2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>Figure 1</w:t>
      </w:r>
      <w:r w:rsidR="0094449B" w:rsidRPr="005B2974">
        <w:rPr>
          <w:rFonts w:ascii="Arial" w:hAnsi="Arial" w:cs="Arial"/>
          <w:b/>
          <w:lang w:val="en-GB"/>
        </w:rPr>
        <w:t>.</w:t>
      </w:r>
      <w:r w:rsidR="00047475">
        <w:rPr>
          <w:rFonts w:ascii="Arial" w:hAnsi="Arial" w:cs="Arial"/>
          <w:b/>
          <w:lang w:val="en-GB"/>
        </w:rPr>
        <w:t xml:space="preserve"> Calibration curves of the </w:t>
      </w:r>
      <w:r w:rsidR="000A6C4A" w:rsidRPr="005B2974">
        <w:rPr>
          <w:rFonts w:ascii="Arial" w:hAnsi="Arial" w:cs="Arial"/>
          <w:b/>
          <w:lang w:val="en-GB"/>
        </w:rPr>
        <w:t xml:space="preserve">final model predicting recurrence for each centre for </w:t>
      </w:r>
      <w:r w:rsidR="00C9552E" w:rsidRPr="005B2974">
        <w:rPr>
          <w:rFonts w:ascii="Arial" w:hAnsi="Arial" w:cs="Arial"/>
          <w:b/>
          <w:lang w:val="en-GB"/>
        </w:rPr>
        <w:t>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  <w:r w:rsidR="00E1624F">
        <w:rPr>
          <w:rFonts w:ascii="Arial" w:hAnsi="Arial" w:cs="Arial"/>
          <w:b/>
          <w:noProof/>
          <w:lang w:eastAsia="nl-NL"/>
        </w:rPr>
        <w:pict w14:anchorId="302C54B4">
          <v:shape id="_x0000_i1027" type="#_x0000_t75" style="width:453.95pt;height:453.95pt">
            <v:imagedata r:id="rId11" o:title="Rec"/>
          </v:shape>
        </w:pict>
      </w:r>
    </w:p>
    <w:p w14:paraId="43D883B3" w14:textId="77777777" w:rsidR="00C767E5" w:rsidRPr="005B2974" w:rsidRDefault="00C767E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3B7D9963" w14:textId="4A8BC5FD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 xml:space="preserve">Figure 2. Calibration curves </w:t>
      </w:r>
      <w:r w:rsidR="00B326A1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 w:rsidR="00BD5C93" w:rsidRPr="005B2974">
        <w:rPr>
          <w:rFonts w:ascii="Arial" w:hAnsi="Arial" w:cs="Arial"/>
          <w:b/>
          <w:lang w:val="en-GB"/>
        </w:rPr>
        <w:t xml:space="preserve">calibrated </w:t>
      </w:r>
      <w:r w:rsidRPr="005B2974">
        <w:rPr>
          <w:rFonts w:ascii="Arial" w:hAnsi="Arial" w:cs="Arial"/>
          <w:b/>
          <w:lang w:val="en-GB"/>
        </w:rPr>
        <w:t>model predicting melanoma specific mortality f</w:t>
      </w:r>
      <w:r w:rsidR="00342EBF">
        <w:rPr>
          <w:rFonts w:ascii="Arial" w:hAnsi="Arial" w:cs="Arial"/>
          <w:b/>
          <w:lang w:val="en-GB"/>
        </w:rPr>
        <w:t>or each centre for all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3B887B0" w14:textId="22F2F1E0" w:rsidR="00F539A4" w:rsidRPr="005B2974" w:rsidRDefault="00E1624F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5D35DD2A">
          <v:shape id="_x0000_i1028" type="#_x0000_t75" style="width:453.95pt;height:453.95pt">
            <v:imagedata r:id="rId12" o:title="MSM"/>
          </v:shape>
        </w:pict>
      </w:r>
      <w:r w:rsidR="00F539A4" w:rsidRPr="005B2974">
        <w:rPr>
          <w:rFonts w:ascii="Arial" w:hAnsi="Arial" w:cs="Arial"/>
          <w:b/>
          <w:lang w:val="en-GB"/>
        </w:rPr>
        <w:br w:type="page"/>
      </w:r>
    </w:p>
    <w:p w14:paraId="7BE6FAD0" w14:textId="5C72306C" w:rsidR="00A042EF" w:rsidRPr="005B2974" w:rsidRDefault="00A042EF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SUPPLEMENT</w:t>
      </w:r>
    </w:p>
    <w:p w14:paraId="5788302A" w14:textId="77777777" w:rsidR="00111434" w:rsidRPr="005B2974" w:rsidRDefault="00111434" w:rsidP="00111434">
      <w:pPr>
        <w:spacing w:after="0" w:line="240" w:lineRule="auto"/>
        <w:rPr>
          <w:rFonts w:ascii="Arial" w:hAnsi="Arial" w:cs="Arial"/>
          <w:b/>
          <w:lang w:val="en-GB"/>
        </w:rPr>
      </w:pPr>
    </w:p>
    <w:p w14:paraId="3BB6AC31" w14:textId="6F375592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t xml:space="preserve">Figure </w:t>
      </w:r>
      <w:r w:rsidR="00C166C0" w:rsidRPr="005B2974">
        <w:rPr>
          <w:rFonts w:ascii="Arial" w:hAnsi="Arial" w:cs="Arial"/>
          <w:b/>
          <w:lang w:val="en-GB"/>
        </w:rPr>
        <w:t>S</w:t>
      </w:r>
      <w:r w:rsidRPr="005B2974">
        <w:rPr>
          <w:rFonts w:ascii="Arial" w:hAnsi="Arial" w:cs="Arial"/>
          <w:b/>
          <w:lang w:val="en-GB"/>
        </w:rPr>
        <w:t xml:space="preserve">1. Calibration curve </w:t>
      </w:r>
      <w:r w:rsidR="007C2052"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model predicting recurre</w:t>
      </w:r>
      <w:r w:rsidR="00EB0B0A">
        <w:rPr>
          <w:rFonts w:ascii="Arial" w:hAnsi="Arial" w:cs="Arial"/>
          <w:b/>
          <w:lang w:val="en-GB"/>
        </w:rPr>
        <w:t>nce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4DDBE1C" w14:textId="61D26064" w:rsidR="00077E5D" w:rsidRDefault="002272B4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5EC8CAB2">
          <v:shape id="_x0000_i1029" type="#_x0000_t75" style="width:5in;height:5in">
            <v:imagedata r:id="rId13" o:title="all"/>
          </v:shape>
        </w:pict>
      </w:r>
      <w:r w:rsidR="00077E5D">
        <w:rPr>
          <w:rFonts w:ascii="Arial" w:hAnsi="Arial" w:cs="Arial"/>
          <w:b/>
          <w:lang w:val="en-GB"/>
        </w:rPr>
        <w:br w:type="page"/>
      </w:r>
    </w:p>
    <w:p w14:paraId="75BFB9F5" w14:textId="38DABA00" w:rsidR="006F0B45" w:rsidRPr="005B2974" w:rsidRDefault="006F0B45" w:rsidP="006F0B45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S</w:t>
      </w:r>
      <w:r>
        <w:rPr>
          <w:rFonts w:ascii="Arial" w:hAnsi="Arial" w:cs="Arial"/>
          <w:b/>
          <w:lang w:val="en-GB"/>
        </w:rPr>
        <w:t>2</w:t>
      </w:r>
      <w:r w:rsidRPr="005B2974">
        <w:rPr>
          <w:rFonts w:ascii="Arial" w:hAnsi="Arial" w:cs="Arial"/>
          <w:b/>
          <w:lang w:val="en-GB"/>
        </w:rPr>
        <w:t xml:space="preserve">. Calibration curve </w:t>
      </w:r>
      <w:r>
        <w:rPr>
          <w:rFonts w:ascii="Arial" w:hAnsi="Arial" w:cs="Arial"/>
          <w:b/>
          <w:lang w:val="en-GB"/>
        </w:rPr>
        <w:t>of the</w:t>
      </w:r>
      <w:r w:rsidRPr="005B2974">
        <w:rPr>
          <w:rFonts w:ascii="Arial" w:hAnsi="Arial" w:cs="Arial"/>
          <w:b/>
          <w:lang w:val="en-GB"/>
        </w:rPr>
        <w:t xml:space="preserve"> final </w:t>
      </w:r>
      <w:r>
        <w:rPr>
          <w:rFonts w:ascii="Arial" w:hAnsi="Arial" w:cs="Arial"/>
          <w:b/>
          <w:lang w:val="en-GB"/>
        </w:rPr>
        <w:t xml:space="preserve">refitted </w:t>
      </w:r>
      <w:r w:rsidRPr="005B2974">
        <w:rPr>
          <w:rFonts w:ascii="Arial" w:hAnsi="Arial" w:cs="Arial"/>
          <w:b/>
          <w:lang w:val="en-GB"/>
        </w:rPr>
        <w:t xml:space="preserve">model predicting </w:t>
      </w:r>
      <w:r>
        <w:rPr>
          <w:rFonts w:ascii="Arial" w:hAnsi="Arial" w:cs="Arial"/>
          <w:b/>
          <w:lang w:val="en-GB"/>
        </w:rPr>
        <w:t>melanoma-specific mortality for patients from all centre</w:t>
      </w:r>
      <w:r w:rsidRPr="005B2974">
        <w:rPr>
          <w:rFonts w:ascii="Arial" w:hAnsi="Arial" w:cs="Arial"/>
          <w:b/>
          <w:lang w:val="en-GB"/>
        </w:rPr>
        <w:t>s with posit</w:t>
      </w:r>
      <w:r w:rsidR="00342EBF">
        <w:rPr>
          <w:rFonts w:ascii="Arial" w:hAnsi="Arial" w:cs="Arial"/>
          <w:b/>
          <w:lang w:val="en-GB"/>
        </w:rPr>
        <w:t>ive and negative sentinel nodes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574DEBD5" w14:textId="3E82D7E9" w:rsidR="006F0B45" w:rsidRPr="005B2974" w:rsidRDefault="002272B4" w:rsidP="006F0B45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3CA1CB2E">
          <v:shape id="_x0000_i1030" type="#_x0000_t75" style="width:5in;height:5in">
            <v:imagedata r:id="rId14" o:title="all"/>
          </v:shape>
        </w:pict>
      </w:r>
    </w:p>
    <w:p w14:paraId="5C310AC4" w14:textId="1BA32184" w:rsidR="00F539A4" w:rsidRPr="005B2974" w:rsidRDefault="00F539A4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10BB22FD" w14:textId="4AA629C7" w:rsidR="00111434" w:rsidRPr="005B2974" w:rsidRDefault="003E402F" w:rsidP="00F539A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S3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FB19EF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695941F0" w14:textId="0AA2A9F0" w:rsidR="00676A9C" w:rsidRPr="005B2974" w:rsidRDefault="00E1624F" w:rsidP="00F539A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noProof/>
          <w:lang w:eastAsia="nl-NL"/>
        </w:rPr>
        <w:pict w14:anchorId="1D5E1729">
          <v:shape id="_x0000_i1031" type="#_x0000_t75" style="width:453.95pt;height:453.95pt">
            <v:imagedata r:id="rId15" o:title="Rec"/>
          </v:shape>
        </w:pict>
      </w:r>
    </w:p>
    <w:p w14:paraId="1482E538" w14:textId="31A1DA04" w:rsidR="00D16AF8" w:rsidRPr="005B2974" w:rsidRDefault="00D16AF8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0A74BB86" w14:textId="639D843E" w:rsidR="00D16AF8" w:rsidRPr="005B2974" w:rsidRDefault="003E402F" w:rsidP="00D16AF8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S4</w:t>
      </w:r>
      <w:r w:rsidR="00D16AF8" w:rsidRPr="005B2974">
        <w:rPr>
          <w:rFonts w:ascii="Arial" w:hAnsi="Arial" w:cs="Arial"/>
          <w:b/>
          <w:lang w:val="en-GB"/>
        </w:rPr>
        <w:t xml:space="preserve">. Calibration curves </w:t>
      </w:r>
      <w:r w:rsidR="00D6342A">
        <w:rPr>
          <w:rFonts w:ascii="Arial" w:hAnsi="Arial" w:cs="Arial"/>
          <w:b/>
          <w:lang w:val="en-GB"/>
        </w:rPr>
        <w:t>of the</w:t>
      </w:r>
      <w:r w:rsidR="00D16AF8" w:rsidRPr="005B2974">
        <w:rPr>
          <w:rFonts w:ascii="Arial" w:hAnsi="Arial" w:cs="Arial"/>
          <w:b/>
          <w:lang w:val="en-GB"/>
        </w:rPr>
        <w:t xml:space="preserve"> final </w:t>
      </w:r>
      <w:r w:rsidR="00C55BFF" w:rsidRPr="005B2974">
        <w:rPr>
          <w:rFonts w:ascii="Arial" w:hAnsi="Arial" w:cs="Arial"/>
          <w:b/>
          <w:lang w:val="en-GB"/>
        </w:rPr>
        <w:t xml:space="preserve">calibrated </w:t>
      </w:r>
      <w:r w:rsidR="00D16AF8" w:rsidRPr="005B2974">
        <w:rPr>
          <w:rFonts w:ascii="Arial" w:hAnsi="Arial" w:cs="Arial"/>
          <w:b/>
          <w:lang w:val="en-GB"/>
        </w:rPr>
        <w:t xml:space="preserve">model predicting melanoma specific mortality for each centre only for </w:t>
      </w:r>
      <w:r w:rsidR="00342EBF">
        <w:rPr>
          <w:rFonts w:ascii="Arial" w:hAnsi="Arial" w:cs="Arial"/>
          <w:b/>
          <w:lang w:val="en-GB"/>
        </w:rPr>
        <w:t>positive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35A7D7" w14:textId="7DC42698" w:rsidR="00111434" w:rsidRPr="005B2974" w:rsidRDefault="00E1624F" w:rsidP="0011143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690987DB">
          <v:shape id="_x0000_i1032" type="#_x0000_t75" style="width:453.95pt;height:453.95pt">
            <v:imagedata r:id="rId16" o:title="MSM"/>
          </v:shape>
        </w:pict>
      </w:r>
    </w:p>
    <w:p w14:paraId="0FDA786B" w14:textId="77777777" w:rsidR="00580B85" w:rsidRPr="005B2974" w:rsidRDefault="00580B85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F00325A" w14:textId="2CE72D45" w:rsidR="00111434" w:rsidRPr="005B2974" w:rsidRDefault="003E402F" w:rsidP="00111434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S5</w:t>
      </w:r>
      <w:r w:rsidR="00111434" w:rsidRPr="005B2974">
        <w:rPr>
          <w:rFonts w:ascii="Arial" w:hAnsi="Arial" w:cs="Arial"/>
          <w:b/>
          <w:lang w:val="en-GB"/>
        </w:rPr>
        <w:t xml:space="preserve">. Calibration curves </w:t>
      </w:r>
      <w:r w:rsidR="0083239B">
        <w:rPr>
          <w:rFonts w:ascii="Arial" w:hAnsi="Arial" w:cs="Arial"/>
          <w:b/>
          <w:lang w:val="en-GB"/>
        </w:rPr>
        <w:t>of the</w:t>
      </w:r>
      <w:r w:rsidR="00111434" w:rsidRPr="005B2974">
        <w:rPr>
          <w:rFonts w:ascii="Arial" w:hAnsi="Arial" w:cs="Arial"/>
          <w:b/>
          <w:lang w:val="en-GB"/>
        </w:rPr>
        <w:t xml:space="preserve"> final model predicting recurrence </w:t>
      </w:r>
      <w:r w:rsidR="003E44DE" w:rsidRPr="005B2974">
        <w:rPr>
          <w:rFonts w:ascii="Arial" w:hAnsi="Arial" w:cs="Arial"/>
          <w:b/>
          <w:lang w:val="en-GB"/>
        </w:rPr>
        <w:t xml:space="preserve">for each </w:t>
      </w:r>
      <w:r w:rsidR="00111434" w:rsidRPr="005B2974">
        <w:rPr>
          <w:rFonts w:ascii="Arial" w:hAnsi="Arial" w:cs="Arial"/>
          <w:b/>
          <w:lang w:val="en-GB"/>
        </w:rPr>
        <w:t xml:space="preserve">centre only for </w:t>
      </w:r>
      <w:r w:rsidR="00342EBF">
        <w:rPr>
          <w:rFonts w:ascii="Arial" w:hAnsi="Arial" w:cs="Arial"/>
          <w:b/>
          <w:lang w:val="en-GB"/>
        </w:rPr>
        <w:t>negative sentinel node patients</w:t>
      </w:r>
      <w:r w:rsidR="00342EBF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2910BFEC" w14:textId="16A61A7E" w:rsidR="00111434" w:rsidRPr="005B2974" w:rsidRDefault="00E1624F" w:rsidP="008950E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7D530629">
          <v:shape id="_x0000_i1033" type="#_x0000_t75" style="width:453.95pt;height:453.95pt">
            <v:imagedata r:id="rId17" o:title="Rec"/>
          </v:shape>
        </w:pict>
      </w:r>
    </w:p>
    <w:p w14:paraId="00B14DF6" w14:textId="77777777" w:rsidR="003E44DE" w:rsidRPr="005B2974" w:rsidRDefault="003E44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2D087A8F" w14:textId="3BC07560" w:rsidR="003E44DE" w:rsidRPr="003D4E75" w:rsidRDefault="003E402F" w:rsidP="003E44D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 S6</w:t>
      </w:r>
      <w:r w:rsidR="003E44DE" w:rsidRPr="005B2974">
        <w:rPr>
          <w:rFonts w:ascii="Arial" w:hAnsi="Arial" w:cs="Arial"/>
          <w:b/>
          <w:lang w:val="en-GB"/>
        </w:rPr>
        <w:t xml:space="preserve">. </w:t>
      </w:r>
      <w:r w:rsidR="003E44DE" w:rsidRPr="00342EBF">
        <w:rPr>
          <w:rFonts w:ascii="Arial" w:hAnsi="Arial" w:cs="Arial"/>
          <w:b/>
          <w:lang w:val="en-GB"/>
        </w:rPr>
        <w:t xml:space="preserve">Calibration curves </w:t>
      </w:r>
      <w:r w:rsidR="00764B74" w:rsidRPr="00342EBF">
        <w:rPr>
          <w:rFonts w:ascii="Arial" w:hAnsi="Arial" w:cs="Arial"/>
          <w:b/>
          <w:lang w:val="en-GB"/>
        </w:rPr>
        <w:t>of the</w:t>
      </w:r>
      <w:r w:rsidR="003E44DE" w:rsidRPr="00342EBF">
        <w:rPr>
          <w:rFonts w:ascii="Arial" w:hAnsi="Arial" w:cs="Arial"/>
          <w:b/>
          <w:lang w:val="en-GB"/>
        </w:rPr>
        <w:t xml:space="preserve"> final </w:t>
      </w:r>
      <w:r w:rsidR="00A228C7" w:rsidRPr="00342EBF">
        <w:rPr>
          <w:rFonts w:ascii="Arial" w:hAnsi="Arial" w:cs="Arial"/>
          <w:b/>
          <w:lang w:val="en-GB"/>
        </w:rPr>
        <w:t xml:space="preserve">calibrated </w:t>
      </w:r>
      <w:r w:rsidR="003E44DE" w:rsidRPr="00342EBF">
        <w:rPr>
          <w:rFonts w:ascii="Arial" w:hAnsi="Arial" w:cs="Arial"/>
          <w:b/>
          <w:lang w:val="en-GB"/>
        </w:rPr>
        <w:t xml:space="preserve">model predicting </w:t>
      </w:r>
      <w:r w:rsidR="006D5009" w:rsidRPr="00342EBF">
        <w:rPr>
          <w:rFonts w:ascii="Arial" w:hAnsi="Arial" w:cs="Arial"/>
          <w:b/>
          <w:lang w:val="en-GB"/>
        </w:rPr>
        <w:t>melanoma specific mortality</w:t>
      </w:r>
      <w:r w:rsidR="003E44DE" w:rsidRPr="00342EBF">
        <w:rPr>
          <w:rFonts w:ascii="Arial" w:hAnsi="Arial" w:cs="Arial"/>
          <w:b/>
          <w:lang w:val="en-GB"/>
        </w:rPr>
        <w:t xml:space="preserve"> for each centre only for </w:t>
      </w:r>
      <w:r w:rsidR="00342EBF" w:rsidRPr="00342EBF">
        <w:rPr>
          <w:rFonts w:ascii="Arial" w:hAnsi="Arial" w:cs="Arial"/>
          <w:b/>
          <w:lang w:val="en-GB"/>
        </w:rPr>
        <w:t>negative sentinel node patients obtained using l</w:t>
      </w:r>
      <w:r w:rsidR="003D4E75" w:rsidRPr="00342EBF">
        <w:rPr>
          <w:rFonts w:ascii="Arial" w:hAnsi="Arial" w:cs="Arial"/>
          <w:b/>
          <w:lang w:val="en-GB"/>
        </w:rPr>
        <w:t>eave-one-out internal-external validation.</w:t>
      </w:r>
    </w:p>
    <w:p w14:paraId="7F3C18DC" w14:textId="4E82E4A1" w:rsidR="00580B85" w:rsidRPr="005B2974" w:rsidRDefault="00E1624F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pict w14:anchorId="0E89D48D">
          <v:shape id="_x0000_i1034" type="#_x0000_t75" style="width:453.95pt;height:453.95pt">
            <v:imagedata r:id="rId18" o:title="MSM"/>
          </v:shape>
        </w:pict>
      </w:r>
      <w:r w:rsidR="00580B85" w:rsidRPr="005B2974">
        <w:rPr>
          <w:rFonts w:ascii="Arial" w:hAnsi="Arial" w:cs="Arial"/>
          <w:b/>
          <w:lang w:val="en-GB"/>
        </w:rPr>
        <w:br w:type="page"/>
      </w:r>
    </w:p>
    <w:p w14:paraId="0964EC53" w14:textId="6D34C8B7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S1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28005D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>full model predicting 5-year 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572F21" w:rsidRPr="005B2974">
        <w:rPr>
          <w:rFonts w:ascii="Arial" w:hAnsi="Arial" w:cs="Arial"/>
          <w:sz w:val="22"/>
          <w:szCs w:val="22"/>
          <w:lang w:val="en-GB"/>
        </w:rPr>
        <w:t>refitted</w:t>
      </w:r>
      <w:r w:rsidR="00C20F36" w:rsidRPr="005B2974">
        <w:rPr>
          <w:rFonts w:ascii="Arial" w:hAnsi="Arial" w:cs="Arial"/>
          <w:sz w:val="22"/>
          <w:szCs w:val="22"/>
          <w:lang w:val="en-GB"/>
        </w:rPr>
        <w:t xml:space="preserve"> 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full Cox proportional hazards model predicting 5-year </w:t>
      </w:r>
      <w:r w:rsidR="00664533" w:rsidRPr="005B2974">
        <w:rPr>
          <w:rFonts w:ascii="Arial" w:hAnsi="Arial" w:cs="Arial"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  <w:tblPrChange w:id="1000" w:author="C.H.M. Maas [2]" w:date="2022-06-16T17:45:00Z">
          <w:tblPr>
            <w:tblStyle w:val="Table"/>
            <w:tblW w:w="0" w:type="auto"/>
            <w:tblLook w:val="0020" w:firstRow="1" w:lastRow="0" w:firstColumn="0" w:lastColumn="0" w:noHBand="0" w:noVBand="0"/>
          </w:tblPr>
        </w:tblPrChange>
      </w:tblPr>
      <w:tblGrid>
        <w:gridCol w:w="2875"/>
        <w:gridCol w:w="839"/>
        <w:gridCol w:w="1480"/>
        <w:gridCol w:w="895"/>
        <w:gridCol w:w="1569"/>
        <w:gridCol w:w="706"/>
        <w:gridCol w:w="706"/>
        <w:tblGridChange w:id="1001">
          <w:tblGrid>
            <w:gridCol w:w="2875"/>
            <w:gridCol w:w="812"/>
            <w:gridCol w:w="27"/>
            <w:gridCol w:w="543"/>
            <w:gridCol w:w="269"/>
            <w:gridCol w:w="337"/>
            <w:gridCol w:w="331"/>
            <w:gridCol w:w="406"/>
            <w:gridCol w:w="380"/>
            <w:gridCol w:w="109"/>
            <w:gridCol w:w="406"/>
            <w:gridCol w:w="163"/>
            <w:gridCol w:w="1000"/>
            <w:gridCol w:w="117"/>
            <w:gridCol w:w="589"/>
            <w:gridCol w:w="92"/>
            <w:gridCol w:w="614"/>
          </w:tblGrid>
        </w:tblGridChange>
      </w:tblGrid>
      <w:tr w:rsidR="006523FC" w:rsidRPr="006C66BA" w14:paraId="4D011312" w14:textId="77777777" w:rsidTr="006C66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rPrChange w:id="1002" w:author="C.H.M. Maas [2]" w:date="2022-06-16T17:45:00Z">
            <w:trPr>
              <w:trHeight w:val="20"/>
            </w:trPr>
          </w:trPrChange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  <w:tcPrChange w:id="1003" w:author="C.H.M. Maas [2]" w:date="2022-06-16T17:45:00Z">
              <w:tcPr>
                <w:tcW w:w="0" w:type="auto"/>
                <w:gridSpan w:val="4"/>
                <w:tcBorders>
                  <w:top w:val="single" w:sz="4" w:space="0" w:color="auto"/>
                  <w:bottom w:val="none" w:sz="0" w:space="0" w:color="auto"/>
                </w:tcBorders>
                <w:vAlign w:val="center"/>
              </w:tcPr>
            </w:tcPrChange>
          </w:tcPr>
          <w:p w14:paraId="71718AEB" w14:textId="77777777" w:rsidR="006523FC" w:rsidRPr="006C66BA" w:rsidRDefault="006523FC" w:rsidP="00941D52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6"/>
                <w:szCs w:val="16"/>
                <w:lang w:val="en-GB"/>
                <w:rPrChange w:id="1004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1005" w:author="C.H.M. Maas [2]" w:date="2022-06-16T17:45:00Z">
              <w:tcPr>
                <w:tcW w:w="0" w:type="auto"/>
                <w:gridSpan w:val="5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2BEB4053" w14:textId="68D22FD4" w:rsidR="006523FC" w:rsidRPr="006C66BA" w:rsidRDefault="006523FC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16"/>
                <w:szCs w:val="16"/>
                <w:lang w:val="en-GB"/>
                <w:rPrChange w:id="1006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007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Negative</w:t>
            </w:r>
            <w:r w:rsidR="001E4BE3"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008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1009" w:author="C.H.M. Maas [2]" w:date="2022-06-16T17:45:00Z">
              <w:tcPr>
                <w:tcW w:w="0" w:type="auto"/>
                <w:gridSpan w:val="5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7B0F79CE" w14:textId="6A50DD33" w:rsidR="006523FC" w:rsidRPr="006C66BA" w:rsidRDefault="006523FC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10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11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Positive</w:t>
            </w:r>
            <w:r w:rsidR="001E4BE3" w:rsidRPr="006C66BA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12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 xml:space="preserve">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  <w:tcPrChange w:id="1013" w:author="C.H.M. Maas [2]" w:date="2022-06-16T17:45:00Z">
              <w:tcPr>
                <w:tcW w:w="0" w:type="auto"/>
                <w:gridSpan w:val="3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</w:tcPrChange>
          </w:tcPr>
          <w:p w14:paraId="1BC0C2E2" w14:textId="24A2306C" w:rsidR="006523FC" w:rsidRPr="006C66BA" w:rsidRDefault="000D7FEB" w:rsidP="00941D52">
            <w:pPr>
              <w:pStyle w:val="Compact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14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15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Importance</w:t>
            </w:r>
          </w:p>
        </w:tc>
      </w:tr>
      <w:tr w:rsidR="006523FC" w:rsidRPr="006C66BA" w14:paraId="3782007D" w14:textId="77777777" w:rsidTr="006C66BA">
        <w:trPr>
          <w:trHeight w:val="20"/>
          <w:trPrChange w:id="1016" w:author="C.H.M. Maas [2]" w:date="2022-06-16T17:45:00Z">
            <w:trPr>
              <w:trHeight w:val="20"/>
            </w:trPr>
          </w:trPrChange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017" w:author="C.H.M. Maas [2]" w:date="2022-06-16T17:45:00Z">
              <w:tcPr>
                <w:tcW w:w="0" w:type="auto"/>
                <w:gridSpan w:val="4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3D457181" w14:textId="77777777" w:rsidR="006523FC" w:rsidRPr="006C66BA" w:rsidRDefault="006523FC" w:rsidP="00941D52">
            <w:pPr>
              <w:spacing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018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019" w:author="C.H.M. Maas [2]" w:date="2022-06-16T17:45:00Z">
              <w:tcPr>
                <w:tcW w:w="0" w:type="auto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C204525" w14:textId="77777777" w:rsidR="006523FC" w:rsidRPr="006C66BA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  <w:rPrChange w:id="1020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021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022" w:author="C.H.M. Maas [2]" w:date="2022-06-16T17:45:00Z">
              <w:tcPr>
                <w:tcW w:w="0" w:type="auto"/>
                <w:gridSpan w:val="3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6D0969C4" w14:textId="77777777" w:rsidR="006523FC" w:rsidRPr="006C66BA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  <w:rPrChange w:id="1023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024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025" w:author="C.H.M. Maas [2]" w:date="2022-06-16T17:45:00Z">
              <w:tcPr>
                <w:tcW w:w="0" w:type="auto"/>
                <w:gridSpan w:val="3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1D2B6F6E" w14:textId="77777777" w:rsidR="006523FC" w:rsidRPr="006C66BA" w:rsidRDefault="006523FC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  <w:rPrChange w:id="1026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027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028" w:author="C.H.M. Maas [2]" w:date="2022-06-16T17:45:00Z">
              <w:tcPr>
                <w:tcW w:w="0" w:type="auto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65E7FBE" w14:textId="77777777" w:rsidR="006523FC" w:rsidRPr="006C66BA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29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30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031" w:author="C.H.M. Maas [2]" w:date="2022-06-16T17:45:00Z">
              <w:tcPr>
                <w:tcW w:w="0" w:type="auto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12575905" w14:textId="77777777" w:rsidR="006523FC" w:rsidRPr="006C66BA" w:rsidRDefault="006523F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32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33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034" w:author="C.H.M. Maas [2]" w:date="2022-06-16T17:45:00Z">
              <w:tcPr>
                <w:tcW w:w="0" w:type="auto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3BFEC2BF" w14:textId="4B45F94C" w:rsidR="006523FC" w:rsidRPr="006C66BA" w:rsidRDefault="0067757C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35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eastAsia="Calibri" w:hAnsi="Arial" w:cs="Arial"/>
                <w:b/>
                <w:sz w:val="16"/>
                <w:szCs w:val="16"/>
                <w:lang w:val="en-GB"/>
                <w:rPrChange w:id="1036" w:author="C.H.M. Maas [2]" w:date="2022-06-16T17:45:00Z">
                  <w:rPr>
                    <w:rFonts w:ascii="Arial" w:eastAsia="Calibri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Int.</w:t>
            </w:r>
          </w:p>
        </w:tc>
      </w:tr>
      <w:tr w:rsidR="006C66BA" w:rsidRPr="006C66BA" w14:paraId="69628E1D" w14:textId="77777777" w:rsidTr="006C66BA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15992DB" w14:textId="77777777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037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038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638E10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03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4DBF9F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04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BD1F5D" w14:textId="7088DF0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vertAlign w:val="superscript"/>
                <w:lang w:val="en-GB"/>
                <w:rPrChange w:id="104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vertAlign w:val="superscript"/>
                    <w:lang w:val="en-GB"/>
                  </w:rPr>
                </w:rPrChange>
              </w:rPr>
            </w:pPr>
            <w:ins w:id="1042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4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4.24</w:t>
              </w:r>
            </w:ins>
            <w:del w:id="1044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4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0.31</w:delText>
              </w:r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vertAlign w:val="superscript"/>
                  <w:rPrChange w:id="1046" w:author="C.H.M. Maas [2]" w:date="2022-06-16T17:45:00Z">
                    <w:rPr>
                      <w:rFonts w:ascii="Arial" w:hAnsi="Arial" w:cs="Arial"/>
                      <w:color w:val="000000"/>
                      <w:vertAlign w:val="superscript"/>
                    </w:rPr>
                  </w:rPrChange>
                </w:rPr>
                <w:delText>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68FC24" w14:textId="5E3FEAA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04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04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4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[1.83; 9.84]</w:t>
              </w:r>
            </w:ins>
            <w:del w:id="105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5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[0.02; 3.93]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9DC43F" w14:textId="060C6EF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05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05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5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34</w:t>
              </w:r>
            </w:ins>
            <w:del w:id="105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5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33.6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7E968D" w14:textId="048D6C0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05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05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5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25</w:t>
              </w:r>
            </w:ins>
            <w:del w:id="106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6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25.3</w:delText>
              </w:r>
            </w:del>
          </w:p>
        </w:tc>
      </w:tr>
      <w:tr w:rsidR="006C66BA" w:rsidRPr="006C66BA" w14:paraId="1993CC40" w14:textId="77777777" w:rsidTr="006C66BA">
        <w:trPr>
          <w:trHeight w:val="20"/>
        </w:trPr>
        <w:tc>
          <w:tcPr>
            <w:tcW w:w="0" w:type="auto"/>
            <w:vAlign w:val="center"/>
          </w:tcPr>
          <w:p w14:paraId="04F2E826" w14:textId="77777777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062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063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0A5B6" w14:textId="18A5CCF6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06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06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6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1.36</w:t>
              </w:r>
            </w:ins>
            <w:del w:id="106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6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1.36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A221E3" w14:textId="4F65B479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06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07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7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[1.06; 1.76]</w:t>
              </w:r>
            </w:ins>
            <w:del w:id="107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7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[1.06; 1.76]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AFB86" w14:textId="4952B0E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07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07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7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1.13</w:t>
              </w:r>
            </w:ins>
            <w:del w:id="107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7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1.13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90197A" w14:textId="16786CDB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07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08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8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[0.85; 1.50]</w:t>
              </w:r>
            </w:ins>
            <w:del w:id="108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8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[0.60; 2.13]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E0FF9" w14:textId="5D4DA00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08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08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8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7</w:t>
              </w:r>
            </w:ins>
            <w:del w:id="108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8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6.5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279534" w14:textId="155E2526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08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09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09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del w:id="109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09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</w:tr>
      <w:tr w:rsidR="006C66BA" w:rsidRPr="006C66BA" w14:paraId="5D64FF70" w14:textId="77777777" w:rsidTr="006C66BA">
        <w:trPr>
          <w:trHeight w:val="20"/>
        </w:trPr>
        <w:tc>
          <w:tcPr>
            <w:tcW w:w="0" w:type="auto"/>
            <w:vAlign w:val="center"/>
          </w:tcPr>
          <w:p w14:paraId="560F7D5A" w14:textId="4CFCBB9E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094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ins w:id="1095" w:author="C.H.M. Maas [2]" w:date="2022-06-16T16:38:00Z">
              <w:r w:rsidRPr="006C66BA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1096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Age </w:t>
              </w:r>
              <w:r w:rsidRPr="006C66BA">
                <w:rPr>
                  <w:rFonts w:ascii="Arial" w:hAnsi="Arial" w:cs="Arial"/>
                  <w:sz w:val="16"/>
                  <w:szCs w:val="16"/>
                  <w:lang w:val="en-GB"/>
                  <w:rPrChange w:id="1097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(i.q.r. 66 versus 43 years)</w:t>
              </w:r>
            </w:ins>
            <w:del w:id="1098" w:author="C.H.M. Maas [2]" w:date="2022-06-16T16:38:00Z">
              <w:r w:rsidRPr="006C66BA" w:rsidDel="0016002E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1099" w:author="C.H.M. Maas [2]" w:date="2022-06-16T17:45:00Z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rPrChange>
                </w:rPr>
                <w:delText>Age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48D830" w14:textId="0F3137A2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0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0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0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0.91</w:t>
              </w:r>
            </w:ins>
            <w:del w:id="110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0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0.81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A71E5" w14:textId="41D1FE7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0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0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0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[0.77; 1.08]</w:t>
              </w:r>
            </w:ins>
            <w:del w:id="110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0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[0.55; 1.19]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102A78" w14:textId="2AC386F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1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1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1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1.24</w:t>
              </w:r>
            </w:ins>
            <w:del w:id="111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1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1.65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3A13FD" w14:textId="2777C536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1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11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1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[1.02; 1.51]</w:t>
              </w:r>
            </w:ins>
            <w:del w:id="111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1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[0.61; 4.47]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1D94F2" w14:textId="6D0F8CD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2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12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2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6</w:t>
              </w:r>
            </w:ins>
            <w:del w:id="112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2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5.7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E7DF0E" w14:textId="1E21F72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2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12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2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5</w:t>
              </w:r>
            </w:ins>
            <w:del w:id="112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2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5.4</w:delText>
              </w:r>
            </w:del>
          </w:p>
        </w:tc>
      </w:tr>
      <w:tr w:rsidR="006C66BA" w:rsidRPr="006C66BA" w14:paraId="291D0735" w14:textId="77777777" w:rsidTr="006C66BA">
        <w:trPr>
          <w:trHeight w:val="20"/>
        </w:trPr>
        <w:tc>
          <w:tcPr>
            <w:tcW w:w="0" w:type="auto"/>
            <w:vAlign w:val="center"/>
          </w:tcPr>
          <w:p w14:paraId="06A86659" w14:textId="77777777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130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131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6B2513" w14:textId="36A9983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3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3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3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2.08</w:t>
              </w:r>
            </w:ins>
            <w:del w:id="113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3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2.08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9FAFA" w14:textId="7804F70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3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3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3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[1.60; 2.71]</w:t>
              </w:r>
            </w:ins>
            <w:del w:id="114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4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[1.60; 2.71]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9E480D" w14:textId="54A067E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4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4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4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1.64</w:t>
              </w:r>
            </w:ins>
            <w:del w:id="114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4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1.64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EDEAF" w14:textId="1C0E05C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4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14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4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[1.22; 2.22]</w:t>
              </w:r>
            </w:ins>
            <w:del w:id="115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5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[0.85; 3.17]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1AFC0" w14:textId="3E50936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5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15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5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39</w:t>
              </w:r>
            </w:ins>
            <w:del w:id="115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5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39.3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F019DD" w14:textId="4CE6F9E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5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15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5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del w:id="116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6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</w:delText>
              </w:r>
            </w:del>
          </w:p>
        </w:tc>
      </w:tr>
      <w:tr w:rsidR="006C66BA" w:rsidRPr="006C66BA" w14:paraId="18314ED9" w14:textId="77777777" w:rsidTr="006C66BA">
        <w:trPr>
          <w:trHeight w:val="20"/>
        </w:trPr>
        <w:tc>
          <w:tcPr>
            <w:tcW w:w="0" w:type="auto"/>
            <w:vAlign w:val="center"/>
          </w:tcPr>
          <w:p w14:paraId="59AA5784" w14:textId="77777777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162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163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EC45EE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164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43B9A3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165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59DEB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166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F83C4D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167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2E4098" w14:textId="540DF97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168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1169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7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20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70F344" w14:textId="37294A2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171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1172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7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4</w:t>
              </w:r>
            </w:ins>
          </w:p>
        </w:tc>
      </w:tr>
      <w:tr w:rsidR="006C66BA" w:rsidRPr="006C66BA" w14:paraId="031F0420" w14:textId="77777777" w:rsidTr="006C66BA">
        <w:trPr>
          <w:trHeight w:val="20"/>
        </w:trPr>
        <w:tc>
          <w:tcPr>
            <w:tcW w:w="0" w:type="auto"/>
            <w:vAlign w:val="center"/>
          </w:tcPr>
          <w:p w14:paraId="36AA97D3" w14:textId="0B27424A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174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175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8F4DF2" w14:textId="47FDADD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7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77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7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179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8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AE2405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8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884E5" w14:textId="29E30AB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8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8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8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18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8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FF1E0F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8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30E942" w14:textId="79585983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88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717195" w14:textId="4D6EEC6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18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6C66BA" w:rsidRPr="006C66BA" w14:paraId="6FA942A8" w14:textId="77777777" w:rsidTr="006C66BA">
        <w:trPr>
          <w:trHeight w:val="20"/>
        </w:trPr>
        <w:tc>
          <w:tcPr>
            <w:tcW w:w="0" w:type="auto"/>
            <w:vAlign w:val="center"/>
          </w:tcPr>
          <w:p w14:paraId="57EDEC6E" w14:textId="74BC1274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190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191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9429A1" w14:textId="568D4C3F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9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9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9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1.05</w:t>
              </w:r>
            </w:ins>
            <w:del w:id="119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19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0DE506" w14:textId="575EA773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19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19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19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[0.70; 1.56]</w:t>
              </w:r>
            </w:ins>
            <w:del w:id="120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0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[0.70; 1.56]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17E15B" w14:textId="024D423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0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0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0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0.96</w:t>
              </w:r>
            </w:ins>
            <w:del w:id="120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0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0.96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2D5984" w14:textId="40D24BE8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0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0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0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[0.49; 1.85]</w:t>
              </w:r>
            </w:ins>
            <w:del w:id="121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1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[0.30; 3.09]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D007A7" w14:textId="5EB6D3F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1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del w:id="121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1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19.6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C25E52" w14:textId="171F040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1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color w:val="000000"/>
                <w:sz w:val="16"/>
                <w:szCs w:val="16"/>
                <w:rPrChange w:id="1216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  <w:t>3.9</w:t>
            </w:r>
          </w:p>
        </w:tc>
      </w:tr>
      <w:tr w:rsidR="006C66BA" w:rsidRPr="006C66BA" w14:paraId="2F8C1EBC" w14:textId="77777777" w:rsidTr="006C66BA">
        <w:trPr>
          <w:trHeight w:val="20"/>
        </w:trPr>
        <w:tc>
          <w:tcPr>
            <w:tcW w:w="0" w:type="auto"/>
            <w:vAlign w:val="center"/>
          </w:tcPr>
          <w:p w14:paraId="4B6F2330" w14:textId="2C1EC243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217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218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5C188" w14:textId="3C3A968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1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2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2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1.72</w:t>
              </w:r>
            </w:ins>
            <w:del w:id="122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2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FE30C2" w14:textId="794FAAF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2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2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2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[1.19; 2.49]</w:t>
              </w:r>
            </w:ins>
            <w:del w:id="122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2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[1.19; 2.49]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A15EB8" w14:textId="6C8F3D6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2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3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3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1.09</w:t>
              </w:r>
            </w:ins>
            <w:del w:id="123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3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BB686D" w14:textId="4E1F87F9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3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3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3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[0.56; 2.11]</w:t>
              </w:r>
            </w:ins>
            <w:del w:id="123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3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[0.35; 3.37]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1DE2F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3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D5A0F1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4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1D8222B5" w14:textId="77777777" w:rsidTr="006C66BA">
        <w:trPr>
          <w:trHeight w:val="20"/>
        </w:trPr>
        <w:tc>
          <w:tcPr>
            <w:tcW w:w="0" w:type="auto"/>
            <w:vAlign w:val="center"/>
          </w:tcPr>
          <w:p w14:paraId="2D83DC54" w14:textId="77D779AC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241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242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A847AD" w14:textId="434769CF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43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44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4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1.67</w:t>
              </w:r>
            </w:ins>
            <w:del w:id="1246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4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1.67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D2846C" w14:textId="60E25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48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49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5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[0.98; 2.85]</w:t>
              </w:r>
            </w:ins>
            <w:del w:id="1251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5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[0.98; 2.85]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2F1580" w14:textId="1AF7A57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53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54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5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1.77</w:t>
              </w:r>
            </w:ins>
            <w:del w:id="1256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5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58A97D" w14:textId="4698014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58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59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6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[0.87; 3.59]</w:t>
              </w:r>
            </w:ins>
            <w:del w:id="1261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6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[0.43; 7.30]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6B0005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63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EC90F6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6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4A33940C" w14:textId="77777777" w:rsidTr="006C66BA">
        <w:trPr>
          <w:trHeight w:val="20"/>
        </w:trPr>
        <w:tc>
          <w:tcPr>
            <w:tcW w:w="0" w:type="auto"/>
            <w:vAlign w:val="center"/>
          </w:tcPr>
          <w:p w14:paraId="247A3E77" w14:textId="77777777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265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266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BB245D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267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6EC20D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268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174465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269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A7833C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270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628143" w14:textId="5074DDC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271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1272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7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5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059BB7" w14:textId="2E6BDF0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274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127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7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</w:p>
        </w:tc>
      </w:tr>
      <w:tr w:rsidR="006C66BA" w:rsidRPr="006C66BA" w14:paraId="57CF9A6E" w14:textId="77777777" w:rsidTr="006C66BA">
        <w:trPr>
          <w:trHeight w:val="20"/>
        </w:trPr>
        <w:tc>
          <w:tcPr>
            <w:tcW w:w="0" w:type="auto"/>
            <w:vAlign w:val="center"/>
          </w:tcPr>
          <w:p w14:paraId="37C35EA9" w14:textId="3CF6E635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277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278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134C1D" w14:textId="4BB9B46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7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8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8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28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8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BE2C1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8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16E760" w14:textId="26F9239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8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8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8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28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8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6F882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29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687AA1" w14:textId="76754FE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29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353F71" w14:textId="0D86CC6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29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6C66BA" w:rsidRPr="006C66BA" w14:paraId="1908CF2A" w14:textId="77777777" w:rsidTr="006C66BA">
        <w:trPr>
          <w:trHeight w:val="20"/>
        </w:trPr>
        <w:tc>
          <w:tcPr>
            <w:tcW w:w="0" w:type="auto"/>
            <w:vAlign w:val="center"/>
          </w:tcPr>
          <w:p w14:paraId="526459A2" w14:textId="1718C916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293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294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CF765D" w14:textId="04B6AB6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29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29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29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1.12</w:t>
              </w:r>
            </w:ins>
            <w:del w:id="129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29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1.12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FCB7CF" w14:textId="6B99D02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0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0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0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[0.82; 1.51]</w:t>
              </w:r>
            </w:ins>
            <w:del w:id="130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0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[0.82; 1.51]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245AF0" w14:textId="10B831F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0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0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0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1.08</w:t>
              </w:r>
            </w:ins>
            <w:del w:id="130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0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C181C0" w14:textId="281FF19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1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1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1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[0.79; 1.48]</w:t>
              </w:r>
            </w:ins>
            <w:del w:id="131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1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[0.51; 2.27]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9B9769" w14:textId="6C845B63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1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del w:id="1316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1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4.8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0C904E" w14:textId="243197E9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18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color w:val="000000"/>
                <w:sz w:val="16"/>
                <w:szCs w:val="16"/>
                <w:rPrChange w:id="1319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  <w:t>0.4</w:t>
            </w:r>
          </w:p>
        </w:tc>
      </w:tr>
      <w:tr w:rsidR="006C66BA" w:rsidRPr="006C66BA" w14:paraId="66E144B9" w14:textId="77777777" w:rsidTr="006C66BA">
        <w:trPr>
          <w:trHeight w:val="20"/>
        </w:trPr>
        <w:tc>
          <w:tcPr>
            <w:tcW w:w="0" w:type="auto"/>
            <w:vAlign w:val="center"/>
          </w:tcPr>
          <w:p w14:paraId="02003509" w14:textId="2DD0B3EB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320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321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F4547" w14:textId="64370993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2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2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2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1.59</w:t>
              </w:r>
            </w:ins>
            <w:del w:id="132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2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198AD" w14:textId="3089561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2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2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2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[0.77; 3.30]</w:t>
              </w:r>
            </w:ins>
            <w:del w:id="133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3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[0.77; 3.30]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1AF432" w14:textId="729DAC86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3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3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3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1.71</w:t>
              </w:r>
            </w:ins>
            <w:del w:id="133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3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1709B7" w14:textId="16DF37D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3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3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3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[0.88; 3.32]</w:t>
              </w:r>
            </w:ins>
            <w:del w:id="134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4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[0.32; 9.19]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DC8C5F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4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01D8A6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43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4D4A37A5" w14:textId="77777777" w:rsidTr="006C66BA">
        <w:trPr>
          <w:trHeight w:val="20"/>
        </w:trPr>
        <w:tc>
          <w:tcPr>
            <w:tcW w:w="0" w:type="auto"/>
            <w:vAlign w:val="center"/>
          </w:tcPr>
          <w:p w14:paraId="5B85AEBE" w14:textId="1887585D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344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345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8D8C9C" w14:textId="01BD7E4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4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47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4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1.01</w:t>
              </w:r>
            </w:ins>
            <w:del w:id="1349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5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58117D" w14:textId="3E6F6348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5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52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5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[0.57; 1.80]</w:t>
              </w:r>
            </w:ins>
            <w:del w:id="1354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5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[0.57; 1.80]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A3D9EC" w14:textId="11A9CFC8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5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57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5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0.63</w:t>
              </w:r>
            </w:ins>
            <w:del w:id="1359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6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0.63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C3A21" w14:textId="7B3878EB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6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62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6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[0.15; 2.71]</w:t>
              </w:r>
            </w:ins>
            <w:del w:id="1364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6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[0.07; 5.71]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7EE684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6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5E50AF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6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6F60D780" w14:textId="77777777" w:rsidTr="006C66BA">
        <w:trPr>
          <w:trHeight w:val="20"/>
        </w:trPr>
        <w:tc>
          <w:tcPr>
            <w:tcW w:w="0" w:type="auto"/>
            <w:vAlign w:val="center"/>
          </w:tcPr>
          <w:p w14:paraId="104EE1F2" w14:textId="77777777" w:rsidR="006C66BA" w:rsidRPr="006C66BA" w:rsidRDefault="006C66BA" w:rsidP="006C66BA">
            <w:pPr>
              <w:pStyle w:val="Compact"/>
              <w:spacing w:before="0" w:after="0"/>
              <w:rPr>
                <w:ins w:id="1368" w:author="C.H.M. Maas [2]" w:date="2022-06-16T16:38:00Z"/>
                <w:rFonts w:ascii="Arial" w:hAnsi="Arial" w:cs="Arial"/>
                <w:sz w:val="16"/>
                <w:szCs w:val="16"/>
                <w:lang w:val="en-GB"/>
                <w:rPrChange w:id="1369" w:author="C.H.M. Maas [2]" w:date="2022-06-16T17:45:00Z">
                  <w:rPr>
                    <w:ins w:id="1370" w:author="C.H.M. Maas [2]" w:date="2022-06-16T16:38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1371" w:author="C.H.M. Maas [2]" w:date="2022-06-16T16:38:00Z">
              <w:r w:rsidRPr="006C66BA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1372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6C66BA">
                <w:rPr>
                  <w:rFonts w:ascii="Arial" w:hAnsi="Arial" w:cs="Arial"/>
                  <w:sz w:val="16"/>
                  <w:szCs w:val="16"/>
                  <w:lang w:val="en-GB"/>
                  <w:rPrChange w:id="1373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6C66BA">
                <w:rPr>
                  <w:rFonts w:ascii="Arial" w:hAnsi="Arial" w:cs="Arial"/>
                  <w:b/>
                  <w:sz w:val="16"/>
                  <w:szCs w:val="16"/>
                  <w:lang w:val="en-GB"/>
                  <w:rPrChange w:id="1374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  <w:r w:rsidRPr="006C66BA">
                <w:rPr>
                  <w:rFonts w:ascii="Arial" w:hAnsi="Arial" w:cs="Arial"/>
                  <w:sz w:val="16"/>
                  <w:szCs w:val="16"/>
                  <w:lang w:val="en-GB"/>
                  <w:rPrChange w:id="1375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33458843" w14:textId="3D3EAEFF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rPrChange w:id="1376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1377" w:author="C.H.M. Maas [2]" w:date="2022-06-16T16:38:00Z">
              <w:r w:rsidRPr="006C66BA">
                <w:rPr>
                  <w:rFonts w:ascii="Arial" w:hAnsi="Arial" w:cs="Arial"/>
                  <w:sz w:val="16"/>
                  <w:szCs w:val="16"/>
                  <w:rPrChange w:id="1378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(i.q.r. 3</w:t>
              </w:r>
              <w:r w:rsidRPr="006C66BA">
                <w:rPr>
                  <w:rFonts w:ascii="Cambria Math" w:hAnsi="Cambria Math" w:cs="Cambria Math"/>
                  <w:sz w:val="16"/>
                  <w:szCs w:val="16"/>
                  <w:rPrChange w:id="1379" w:author="C.H.M. Maas [2]" w:date="2022-06-16T17:45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6C66BA">
                <w:rPr>
                  <w:rFonts w:ascii="Arial" w:hAnsi="Arial" w:cs="Arial"/>
                  <w:sz w:val="16"/>
                  <w:szCs w:val="16"/>
                  <w:rPrChange w:id="1380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5 versus 1</w:t>
              </w:r>
              <w:r w:rsidRPr="006C66BA">
                <w:rPr>
                  <w:rFonts w:ascii="Cambria Math" w:hAnsi="Cambria Math" w:cs="Cambria Math"/>
                  <w:sz w:val="16"/>
                  <w:szCs w:val="16"/>
                  <w:rPrChange w:id="1381" w:author="C.H.M. Maas [2]" w:date="2022-06-16T17:45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6C66BA">
                <w:rPr>
                  <w:rFonts w:ascii="Arial" w:hAnsi="Arial" w:cs="Arial"/>
                  <w:sz w:val="16"/>
                  <w:szCs w:val="16"/>
                  <w:rPrChange w:id="1382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2 mm)</w:t>
              </w:r>
            </w:ins>
            <w:del w:id="1383" w:author="C.H.M. Maas [2]" w:date="2022-06-16T16:38:00Z">
              <w:r w:rsidRPr="006C66BA" w:rsidDel="009F6C8D">
                <w:rPr>
                  <w:rFonts w:ascii="Arial" w:hAnsi="Arial" w:cs="Arial"/>
                  <w:b/>
                  <w:sz w:val="16"/>
                  <w:szCs w:val="16"/>
                  <w:rPrChange w:id="1384" w:author="C.H.M. Maas [2]" w:date="2022-06-16T17:45:00Z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894B95" w14:textId="1B0154B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8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8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8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2.47</w:t>
              </w:r>
            </w:ins>
            <w:del w:id="138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8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2.33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25536A" w14:textId="21ADDDFB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9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9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9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[2.02; 3.03]</w:t>
              </w:r>
            </w:ins>
            <w:del w:id="139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9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[1.92; 2.82]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FE03DE" w14:textId="2900ABA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39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39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39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1.65</w:t>
              </w:r>
            </w:ins>
            <w:del w:id="139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39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1.60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E726E1" w14:textId="4758BCB2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0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0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0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[1.31; 2.07]</w:t>
              </w:r>
            </w:ins>
            <w:del w:id="140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0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[0.99; 2.56]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CB474D" w14:textId="1FFD25E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0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0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0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94</w:t>
              </w:r>
            </w:ins>
            <w:del w:id="140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0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93.6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7B2C56" w14:textId="7A406EA9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1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1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1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7</w:t>
              </w:r>
            </w:ins>
            <w:del w:id="141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1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6.8</w:delText>
              </w:r>
            </w:del>
          </w:p>
        </w:tc>
      </w:tr>
      <w:tr w:rsidR="006C66BA" w:rsidRPr="006C66BA" w14:paraId="2B3AC447" w14:textId="77777777" w:rsidTr="006C66BA">
        <w:trPr>
          <w:trHeight w:val="20"/>
        </w:trPr>
        <w:tc>
          <w:tcPr>
            <w:tcW w:w="0" w:type="auto"/>
            <w:vAlign w:val="center"/>
          </w:tcPr>
          <w:p w14:paraId="713837DE" w14:textId="77777777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415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416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42EEB" w14:textId="46E9730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41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41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1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1.05</w:t>
              </w:r>
            </w:ins>
            <w:del w:id="142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2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48BD2B" w14:textId="4510A075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42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42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2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[0.69; 1.61]</w:t>
              </w:r>
            </w:ins>
            <w:del w:id="142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2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[0.69; 1.61]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8E059F" w14:textId="580299F5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42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42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2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1.40</w:t>
              </w:r>
            </w:ins>
            <w:del w:id="143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3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7A66EC" w14:textId="06F499F5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3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3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3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[0.92; 2.11]</w:t>
              </w:r>
            </w:ins>
            <w:del w:id="143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3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[0.51; 3.81]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CB547D" w14:textId="06598622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3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3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3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3</w:t>
              </w:r>
            </w:ins>
            <w:del w:id="144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4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2.5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74F07E" w14:textId="21541ED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4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4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4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del w:id="144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4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0.9</w:delText>
              </w:r>
            </w:del>
          </w:p>
        </w:tc>
      </w:tr>
      <w:tr w:rsidR="006C66BA" w:rsidRPr="006C66BA" w14:paraId="6D5E03A0" w14:textId="77777777" w:rsidTr="006C66BA">
        <w:trPr>
          <w:trHeight w:val="20"/>
        </w:trPr>
        <w:tc>
          <w:tcPr>
            <w:tcW w:w="0" w:type="auto"/>
            <w:vAlign w:val="center"/>
          </w:tcPr>
          <w:p w14:paraId="23415643" w14:textId="77777777" w:rsidR="006C66BA" w:rsidRPr="006C66BA" w:rsidRDefault="006C66BA" w:rsidP="006C66BA">
            <w:pPr>
              <w:pStyle w:val="Compact"/>
              <w:spacing w:before="0" w:after="0"/>
              <w:rPr>
                <w:ins w:id="1447" w:author="C.H.M. Maas [2]" w:date="2022-06-16T16:39:00Z"/>
                <w:rFonts w:ascii="Arial" w:hAnsi="Arial" w:cs="Arial"/>
                <w:b/>
                <w:bCs/>
                <w:sz w:val="16"/>
                <w:szCs w:val="16"/>
                <w:lang w:val="en-GB"/>
                <w:rPrChange w:id="1448" w:author="C.H.M. Maas [2]" w:date="2022-06-16T17:45:00Z">
                  <w:rPr>
                    <w:ins w:id="1449" w:author="C.H.M. Maas [2]" w:date="2022-06-16T16:39:00Z"/>
                    <w:rFonts w:ascii="Arial" w:hAnsi="Arial" w:cs="Arial"/>
                    <w:b/>
                    <w:bCs/>
                    <w:sz w:val="20"/>
                    <w:szCs w:val="20"/>
                    <w:lang w:val="en-GB"/>
                  </w:rPr>
                </w:rPrChange>
              </w:rPr>
            </w:pPr>
            <w:ins w:id="1450" w:author="C.H.M. Maas [2]" w:date="2022-06-16T16:39:00Z">
              <w:r w:rsidRPr="006C66BA">
                <w:rPr>
                  <w:rFonts w:ascii="Arial" w:hAnsi="Arial" w:cs="Arial"/>
                  <w:b/>
                  <w:bCs/>
                  <w:sz w:val="16"/>
                  <w:szCs w:val="16"/>
                  <w:lang w:val="en-GB"/>
                  <w:rPrChange w:id="1451" w:author="C.H.M. Maas [2]" w:date="2022-06-16T17:45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Total number of negative nodes </w:t>
              </w:r>
            </w:ins>
          </w:p>
          <w:p w14:paraId="08889B9B" w14:textId="32C74F7E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452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ins w:id="1453" w:author="C.H.M. Maas [2]" w:date="2022-06-16T16:39:00Z">
              <w:r w:rsidRPr="006C66BA">
                <w:rPr>
                  <w:rFonts w:ascii="Arial" w:hAnsi="Arial" w:cs="Arial"/>
                  <w:bCs/>
                  <w:sz w:val="16"/>
                  <w:szCs w:val="16"/>
                  <w:lang w:val="en-GB"/>
                  <w:rPrChange w:id="1454" w:author="C.H.M. Maas [2]" w:date="2022-06-16T17:45:00Z">
                    <w:rPr>
                      <w:rFonts w:ascii="Arial" w:hAnsi="Arial" w:cs="Arial"/>
                      <w:bCs/>
                      <w:sz w:val="22"/>
                      <w:szCs w:val="22"/>
                      <w:lang w:val="en-GB"/>
                    </w:rPr>
                  </w:rPrChange>
                </w:rPr>
                <w:t>(i.q.r. 2 versus 1 negative nodes)</w:t>
              </w:r>
            </w:ins>
            <w:del w:id="1455" w:author="C.H.M. Maas [2]" w:date="2022-06-16T16:39:00Z">
              <w:r w:rsidRPr="006C66BA" w:rsidDel="00593FF5">
                <w:rPr>
                  <w:rFonts w:ascii="Arial" w:hAnsi="Arial" w:cs="Arial"/>
                  <w:b/>
                  <w:bCs/>
                  <w:sz w:val="16"/>
                  <w:szCs w:val="16"/>
                  <w:lang w:val="en-GB"/>
                  <w:rPrChange w:id="1456" w:author="C.H.M. Maas [2]" w:date="2022-06-16T17:45:00Z">
                    <w:rPr>
                      <w:rFonts w:ascii="Arial" w:hAnsi="Arial" w:cs="Arial"/>
                      <w:b/>
                      <w:bCs/>
                      <w:sz w:val="20"/>
                      <w:szCs w:val="20"/>
                      <w:lang w:val="en-GB"/>
                    </w:rPr>
                  </w:rPrChange>
                </w:rPr>
                <w:delText>Total number of SN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C64B8B" w14:textId="4061DEBB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45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45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5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0.95</w:t>
              </w:r>
            </w:ins>
            <w:del w:id="146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6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0.95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4D0338" w14:textId="7B1CC01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46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46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6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[0.88; 1.03]</w:t>
              </w:r>
            </w:ins>
            <w:del w:id="146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6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[0.88; 1.03]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81283B" w14:textId="26999F4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46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46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6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0.95</w:t>
              </w:r>
            </w:ins>
            <w:del w:id="147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7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0.95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F10B58" w14:textId="240EE4B9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7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73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7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[0.88; 1.03]</w:t>
              </w:r>
            </w:ins>
            <w:del w:id="1475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7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[0.77; 1.19]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CFEE0" w14:textId="66B49F46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7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478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47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del w:id="1480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8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DAC902" w14:textId="3A4F2C1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48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del w:id="148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48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0.2</w:delText>
              </w:r>
            </w:del>
          </w:p>
        </w:tc>
      </w:tr>
      <w:tr w:rsidR="006C66BA" w:rsidRPr="006C66BA" w14:paraId="4DA8DBF0" w14:textId="77777777" w:rsidTr="006C66BA">
        <w:trPr>
          <w:trHeight w:val="20"/>
          <w:ins w:id="1485" w:author="C.H.M. Maas [2]" w:date="2022-06-16T16:39:00Z"/>
        </w:trPr>
        <w:tc>
          <w:tcPr>
            <w:tcW w:w="0" w:type="auto"/>
            <w:vAlign w:val="center"/>
          </w:tcPr>
          <w:p w14:paraId="6B9CE0AD" w14:textId="77777777" w:rsidR="006C66BA" w:rsidRPr="006C66BA" w:rsidRDefault="006C66BA" w:rsidP="006C66BA">
            <w:pPr>
              <w:pStyle w:val="Compact"/>
              <w:spacing w:before="0" w:after="0"/>
              <w:rPr>
                <w:ins w:id="1486" w:author="C.H.M. Maas [2]" w:date="2022-06-16T16:39:00Z"/>
                <w:rFonts w:ascii="Arial" w:hAnsi="Arial" w:cs="Arial"/>
                <w:bCs/>
                <w:sz w:val="16"/>
                <w:szCs w:val="16"/>
                <w:lang w:val="en-GB"/>
                <w:rPrChange w:id="1487" w:author="C.H.M. Maas [2]" w:date="2022-06-16T17:45:00Z">
                  <w:rPr>
                    <w:ins w:id="1488" w:author="C.H.M. Maas [2]" w:date="2022-06-16T16:39:00Z"/>
                    <w:rFonts w:ascii="Arial" w:hAnsi="Arial" w:cs="Arial"/>
                    <w:bCs/>
                    <w:sz w:val="20"/>
                    <w:szCs w:val="20"/>
                    <w:lang w:val="en-GB"/>
                  </w:rPr>
                </w:rPrChange>
              </w:rPr>
            </w:pPr>
            <w:ins w:id="1489" w:author="C.H.M. Maas [2]" w:date="2022-06-16T16:39:00Z">
              <w:r w:rsidRPr="006C66BA">
                <w:rPr>
                  <w:rFonts w:ascii="Arial" w:hAnsi="Arial" w:cs="Arial"/>
                  <w:b/>
                  <w:bCs/>
                  <w:sz w:val="16"/>
                  <w:szCs w:val="16"/>
                  <w:lang w:val="en-GB"/>
                  <w:rPrChange w:id="1490" w:author="C.H.M. Maas [2]" w:date="2022-06-16T17:45:00Z">
                    <w:rPr>
                      <w:rFonts w:ascii="Arial" w:hAnsi="Arial" w:cs="Arial"/>
                      <w:b/>
                      <w:bCs/>
                      <w:sz w:val="22"/>
                      <w:szCs w:val="22"/>
                      <w:lang w:val="en-GB"/>
                    </w:rPr>
                  </w:rPrChange>
                </w:rPr>
                <w:t>Total number of positive nodes</w:t>
              </w:r>
              <w:r w:rsidRPr="006C66BA">
                <w:rPr>
                  <w:rFonts w:ascii="Arial" w:hAnsi="Arial" w:cs="Arial"/>
                  <w:bCs/>
                  <w:sz w:val="16"/>
                  <w:szCs w:val="16"/>
                  <w:lang w:val="en-GB"/>
                  <w:rPrChange w:id="1491" w:author="C.H.M. Maas [2]" w:date="2022-06-16T17:45:00Z">
                    <w:rPr>
                      <w:rFonts w:ascii="Arial" w:hAnsi="Arial" w:cs="Arial"/>
                      <w:bCs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7C086893" w14:textId="1C9718BE" w:rsidR="006C66BA" w:rsidRPr="006C66BA" w:rsidRDefault="006C66BA" w:rsidP="006C66BA">
            <w:pPr>
              <w:pStyle w:val="Compact"/>
              <w:spacing w:before="0" w:after="0"/>
              <w:rPr>
                <w:ins w:id="1492" w:author="C.H.M. Maas [2]" w:date="2022-06-16T16:39:00Z"/>
                <w:rFonts w:ascii="Arial" w:hAnsi="Arial" w:cs="Arial"/>
                <w:b/>
                <w:bCs/>
                <w:sz w:val="16"/>
                <w:szCs w:val="16"/>
                <w:lang w:val="en-GB"/>
                <w:rPrChange w:id="1493" w:author="C.H.M. Maas [2]" w:date="2022-06-16T17:45:00Z">
                  <w:rPr>
                    <w:ins w:id="1494" w:author="C.H.M. Maas [2]" w:date="2022-06-16T16:39:00Z"/>
                    <w:rFonts w:ascii="Arial" w:hAnsi="Arial" w:cs="Arial"/>
                    <w:b/>
                    <w:bCs/>
                    <w:sz w:val="20"/>
                    <w:szCs w:val="20"/>
                    <w:lang w:val="en-GB"/>
                  </w:rPr>
                </w:rPrChange>
              </w:rPr>
            </w:pPr>
            <w:ins w:id="1495" w:author="C.H.M. Maas [2]" w:date="2022-06-16T16:39:00Z">
              <w:r w:rsidRPr="006C66BA">
                <w:rPr>
                  <w:rFonts w:ascii="Arial" w:hAnsi="Arial" w:cs="Arial"/>
                  <w:bCs/>
                  <w:sz w:val="16"/>
                  <w:szCs w:val="16"/>
                  <w:lang w:val="en-GB"/>
                  <w:rPrChange w:id="1496" w:author="C.H.M. Maas [2]" w:date="2022-06-16T17:45:00Z">
                    <w:rPr>
                      <w:rFonts w:ascii="Arial" w:hAnsi="Arial" w:cs="Arial"/>
                      <w:bCs/>
                      <w:sz w:val="22"/>
                      <w:szCs w:val="22"/>
                      <w:lang w:val="en-GB"/>
                    </w:rPr>
                  </w:rPrChange>
                </w:rPr>
                <w:t>(i.q.r. 5 versus 0 positive nodes)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A0BEE5" w14:textId="77777777" w:rsidR="006C66BA" w:rsidRPr="006C66BA" w:rsidRDefault="006C66BA" w:rsidP="006C66BA">
            <w:pPr>
              <w:spacing w:after="0"/>
              <w:jc w:val="center"/>
              <w:rPr>
                <w:ins w:id="1497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1498" w:author="C.H.M. Maas [2]" w:date="2022-06-16T17:45:00Z">
                  <w:rPr>
                    <w:ins w:id="1499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C83BD2" w14:textId="77777777" w:rsidR="006C66BA" w:rsidRPr="006C66BA" w:rsidRDefault="006C66BA" w:rsidP="006C66BA">
            <w:pPr>
              <w:spacing w:after="0"/>
              <w:jc w:val="center"/>
              <w:rPr>
                <w:ins w:id="1500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1501" w:author="C.H.M. Maas [2]" w:date="2022-06-16T17:45:00Z">
                  <w:rPr>
                    <w:ins w:id="1502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ABBEF4" w14:textId="0A5BBBF6" w:rsidR="006C66BA" w:rsidRPr="006C66BA" w:rsidRDefault="006C66BA" w:rsidP="006C66BA">
            <w:pPr>
              <w:spacing w:after="0"/>
              <w:jc w:val="center"/>
              <w:rPr>
                <w:ins w:id="1503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1504" w:author="C.H.M. Maas [2]" w:date="2022-06-16T17:45:00Z">
                  <w:rPr>
                    <w:ins w:id="1505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  <w:ins w:id="150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0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0.79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C9846A" w14:textId="7C469006" w:rsidR="006C66BA" w:rsidRPr="006C66BA" w:rsidRDefault="006C66BA" w:rsidP="006C66BA">
            <w:pPr>
              <w:spacing w:after="0"/>
              <w:jc w:val="center"/>
              <w:rPr>
                <w:ins w:id="1508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1509" w:author="C.H.M. Maas [2]" w:date="2022-06-16T17:45:00Z">
                  <w:rPr>
                    <w:ins w:id="1510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  <w:ins w:id="151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1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[0.26; 2.34]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E98DF5" w14:textId="3A103735" w:rsidR="006C66BA" w:rsidRPr="006C66BA" w:rsidRDefault="006C66BA" w:rsidP="006C66BA">
            <w:pPr>
              <w:spacing w:after="0"/>
              <w:jc w:val="center"/>
              <w:rPr>
                <w:ins w:id="1513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1514" w:author="C.H.M. Maas [2]" w:date="2022-06-16T17:45:00Z">
                  <w:rPr>
                    <w:ins w:id="1515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  <w:ins w:id="151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1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F7B35E" w14:textId="77777777" w:rsidR="006C66BA" w:rsidRPr="006C66BA" w:rsidRDefault="006C66BA" w:rsidP="006C66BA">
            <w:pPr>
              <w:spacing w:after="0"/>
              <w:jc w:val="center"/>
              <w:rPr>
                <w:ins w:id="1518" w:author="C.H.M. Maas [2]" w:date="2022-06-16T16:39:00Z"/>
                <w:rFonts w:ascii="Arial" w:hAnsi="Arial" w:cs="Arial"/>
                <w:color w:val="000000"/>
                <w:sz w:val="16"/>
                <w:szCs w:val="16"/>
                <w:rPrChange w:id="1519" w:author="C.H.M. Maas [2]" w:date="2022-06-16T17:45:00Z">
                  <w:rPr>
                    <w:ins w:id="1520" w:author="C.H.M. Maas [2]" w:date="2022-06-16T16:39:00Z"/>
                    <w:rFonts w:ascii="Arial" w:hAnsi="Arial" w:cs="Arial"/>
                    <w:color w:val="000000"/>
                  </w:rPr>
                </w:rPrChange>
              </w:rPr>
            </w:pPr>
          </w:p>
        </w:tc>
      </w:tr>
      <w:tr w:rsidR="006C66BA" w:rsidRPr="006C66BA" w14:paraId="5E9B6044" w14:textId="77777777" w:rsidTr="006C66BA">
        <w:trPr>
          <w:trHeight w:val="20"/>
        </w:trPr>
        <w:tc>
          <w:tcPr>
            <w:tcW w:w="0" w:type="auto"/>
            <w:vAlign w:val="center"/>
          </w:tcPr>
          <w:p w14:paraId="0AF0CE97" w14:textId="77777777" w:rsidR="006C66BA" w:rsidRPr="006C66BA" w:rsidRDefault="006C66BA" w:rsidP="006C66BA">
            <w:pPr>
              <w:pStyle w:val="Compact"/>
              <w:spacing w:before="0" w:after="0"/>
              <w:rPr>
                <w:ins w:id="1521" w:author="C.H.M. Maas [2]" w:date="2022-06-16T16:39:00Z"/>
                <w:rFonts w:ascii="Arial" w:hAnsi="Arial" w:cs="Arial"/>
                <w:sz w:val="16"/>
                <w:szCs w:val="16"/>
                <w:lang w:val="nl-NL"/>
                <w:rPrChange w:id="1522" w:author="C.H.M. Maas [2]" w:date="2022-06-16T17:45:00Z">
                  <w:rPr>
                    <w:ins w:id="1523" w:author="C.H.M. Maas [2]" w:date="2022-06-16T16:39:00Z"/>
                    <w:rFonts w:ascii="Arial" w:hAnsi="Arial" w:cs="Arial"/>
                    <w:sz w:val="22"/>
                    <w:szCs w:val="22"/>
                    <w:lang w:val="nl-NL"/>
                  </w:rPr>
                </w:rPrChange>
              </w:rPr>
            </w:pPr>
            <w:ins w:id="1524" w:author="C.H.M. Maas [2]" w:date="2022-06-16T16:39:00Z">
              <w:r w:rsidRPr="006C66BA">
                <w:rPr>
                  <w:rFonts w:ascii="Arial" w:hAnsi="Arial" w:cs="Arial"/>
                  <w:b/>
                  <w:sz w:val="16"/>
                  <w:szCs w:val="16"/>
                  <w:lang w:val="nl-NL"/>
                  <w:rPrChange w:id="1525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nl-NL"/>
                    </w:rPr>
                  </w:rPrChange>
                </w:rPr>
                <w:t>SN tumour burden</w:t>
              </w:r>
              <w:r w:rsidRPr="006C66BA">
                <w:rPr>
                  <w:rFonts w:ascii="Arial" w:hAnsi="Arial" w:cs="Arial"/>
                  <w:sz w:val="16"/>
                  <w:szCs w:val="16"/>
                  <w:lang w:val="nl-NL"/>
                  <w:rPrChange w:id="1526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 xml:space="preserve"> </w:t>
              </w:r>
            </w:ins>
          </w:p>
          <w:p w14:paraId="64A80FE5" w14:textId="53323C77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nl-NL"/>
                <w:rPrChange w:id="1527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ins w:id="1528" w:author="C.H.M. Maas [2]" w:date="2022-06-16T16:39:00Z">
              <w:r w:rsidRPr="006C66BA">
                <w:rPr>
                  <w:rFonts w:ascii="Arial" w:hAnsi="Arial" w:cs="Arial"/>
                  <w:sz w:val="16"/>
                  <w:szCs w:val="16"/>
                  <w:lang w:val="nl-NL"/>
                  <w:rPrChange w:id="1529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(i.q.r. 38 versus 0.01)</w:t>
              </w:r>
            </w:ins>
            <w:del w:id="1530" w:author="C.H.M. Maas [2]" w:date="2022-06-16T16:39:00Z">
              <w:r w:rsidRPr="006C66BA" w:rsidDel="00593FF5">
                <w:rPr>
                  <w:rFonts w:ascii="Arial" w:hAnsi="Arial" w:cs="Arial"/>
                  <w:b/>
                  <w:sz w:val="16"/>
                  <w:szCs w:val="16"/>
                  <w:lang w:val="nl-NL"/>
                  <w:rPrChange w:id="1531" w:author="C.H.M. Maas [2]" w:date="2022-06-16T17:45:00Z">
                    <w:rPr>
                      <w:rFonts w:ascii="Arial" w:hAnsi="Arial" w:cs="Arial"/>
                      <w:b/>
                      <w:sz w:val="20"/>
                      <w:szCs w:val="20"/>
                      <w:lang w:val="en-GB"/>
                    </w:rPr>
                  </w:rPrChange>
                </w:rPr>
                <w:delText>SN tumour burden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76B20A" w14:textId="535F4AB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nl-NL"/>
                <w:rPrChange w:id="153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98E80C" w14:textId="09C1AC9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nl-NL"/>
                <w:rPrChange w:id="1533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0AF9F6" w14:textId="1EDFE65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3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53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3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5.03</w:t>
              </w:r>
            </w:ins>
            <w:del w:id="153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3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1.22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437E6" w14:textId="0A34042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53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54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4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[1.30; 19.41]</w:t>
              </w:r>
            </w:ins>
            <w:del w:id="154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4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[1.03; 1.43]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812AC1" w14:textId="3732BF5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54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  <w:ins w:id="154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4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5</w:t>
              </w:r>
            </w:ins>
            <w:del w:id="154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4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5.5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51EA6F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54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6C66BA" w:rsidRPr="006C66BA" w14:paraId="24058B14" w14:textId="77777777" w:rsidTr="006C66BA">
        <w:trPr>
          <w:trHeight w:val="20"/>
        </w:trPr>
        <w:tc>
          <w:tcPr>
            <w:tcW w:w="0" w:type="auto"/>
            <w:vAlign w:val="center"/>
          </w:tcPr>
          <w:p w14:paraId="09C8F689" w14:textId="2027FE81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  <w:rPrChange w:id="1550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b/>
                <w:sz w:val="16"/>
                <w:szCs w:val="16"/>
                <w:lang w:val="en-GB"/>
                <w:rPrChange w:id="1551" w:author="C.H.M. Maas [2]" w:date="2022-06-16T17:45:00Z">
                  <w:rPr>
                    <w:rFonts w:ascii="Arial" w:hAnsi="Arial" w:cs="Arial"/>
                    <w:b/>
                    <w:sz w:val="20"/>
                    <w:szCs w:val="20"/>
                    <w:lang w:val="en-GB"/>
                  </w:rPr>
                </w:rPrChange>
              </w:rPr>
              <w:t>Location metastasis in lymph node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69379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5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48183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553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9988D5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554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23322A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555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48467B" w14:textId="30E2CFE9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556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ins w:id="1557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5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C4B2A0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  <w:rPrChange w:id="1559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19C01BCB" w14:textId="77777777" w:rsidTr="006C66BA">
        <w:trPr>
          <w:trHeight w:val="20"/>
        </w:trPr>
        <w:tc>
          <w:tcPr>
            <w:tcW w:w="0" w:type="auto"/>
            <w:vAlign w:val="center"/>
          </w:tcPr>
          <w:p w14:paraId="03B547C6" w14:textId="40E4F5E9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560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561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Subcap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8F31AC" w14:textId="532F229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6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717CE8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63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D1BFED" w14:textId="5534A75A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6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56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6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56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6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CB374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56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3D2024" w14:textId="006083E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57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06C4FE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rPrChange w:id="157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</w:rPr>
                </w:rPrChange>
              </w:rPr>
            </w:pPr>
          </w:p>
        </w:tc>
      </w:tr>
      <w:tr w:rsidR="006C66BA" w:rsidRPr="006C66BA" w14:paraId="51E7DEBE" w14:textId="77777777" w:rsidTr="006C66BA">
        <w:trPr>
          <w:trHeight w:val="20"/>
        </w:trPr>
        <w:tc>
          <w:tcPr>
            <w:tcW w:w="0" w:type="auto"/>
            <w:vAlign w:val="center"/>
          </w:tcPr>
          <w:p w14:paraId="79F6F436" w14:textId="33ACAE49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572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573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03C809" w14:textId="4636921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7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1DC408" w14:textId="368F4BC8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7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F63AAD" w14:textId="3C85C60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7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577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7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1.15</w:t>
              </w:r>
            </w:ins>
            <w:del w:id="1579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8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1.15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5DB89" w14:textId="72401506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8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582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8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[0.74; 1.81]</w:t>
              </w:r>
            </w:ins>
            <w:del w:id="1584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8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[0.74; 1.81]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3E4B2" w14:textId="1F73867C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8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del w:id="158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8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D956E8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8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2F10C6EC" w14:textId="77777777" w:rsidTr="006C66BA">
        <w:trPr>
          <w:trHeight w:val="20"/>
        </w:trPr>
        <w:tc>
          <w:tcPr>
            <w:tcW w:w="0" w:type="auto"/>
            <w:vAlign w:val="center"/>
          </w:tcPr>
          <w:p w14:paraId="4758FE68" w14:textId="7A219F5F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590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591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4BE63" w14:textId="1BD1254D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9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A8B74D" w14:textId="4190BDA9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93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8CEEEC" w14:textId="13511C0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9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59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59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1.24</w:t>
              </w:r>
            </w:ins>
            <w:del w:id="159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59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1.24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B6A76E" w14:textId="4A207B7B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59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600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60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[0.67; 2.29]</w:t>
              </w:r>
            </w:ins>
            <w:del w:id="1602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60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[0.67; 2.29]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41FCAD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0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877141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0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1187DC41" w14:textId="77777777" w:rsidTr="006C66BA">
        <w:trPr>
          <w:trHeight w:val="20"/>
        </w:trPr>
        <w:tc>
          <w:tcPr>
            <w:tcW w:w="0" w:type="auto"/>
            <w:vAlign w:val="center"/>
          </w:tcPr>
          <w:p w14:paraId="31AC0C53" w14:textId="479FA555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606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607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6195A9" w14:textId="7097150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08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B72F24" w14:textId="6F0DC790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09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983B23" w14:textId="0D7221DF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1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61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61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1.12</w:t>
              </w:r>
            </w:ins>
            <w:del w:id="161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61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1.12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219D5B" w14:textId="45B48068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1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616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61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[0.59; 2.12]</w:t>
              </w:r>
            </w:ins>
            <w:del w:id="1618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61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[0.59; 2.12]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9E9EA0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2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382FA1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2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3091A223" w14:textId="77777777" w:rsidTr="006C66BA">
        <w:trPr>
          <w:trHeight w:val="20"/>
        </w:trPr>
        <w:tc>
          <w:tcPr>
            <w:tcW w:w="0" w:type="auto"/>
            <w:vAlign w:val="center"/>
          </w:tcPr>
          <w:p w14:paraId="241955E6" w14:textId="652328A5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  <w:rPrChange w:id="1622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sz w:val="16"/>
                <w:szCs w:val="16"/>
                <w:lang w:val="en-GB"/>
                <w:rPrChange w:id="1623" w:author="C.H.M. Maas [2]" w:date="2022-06-16T17:45:00Z">
                  <w:rPr>
                    <w:rFonts w:ascii="Arial" w:hAnsi="Arial" w:cs="Arial"/>
                    <w:sz w:val="20"/>
                    <w:szCs w:val="20"/>
                    <w:lang w:val="en-GB"/>
                  </w:rPr>
                </w:rPrChange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011970" w14:textId="7C27B344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2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39E96D" w14:textId="1A152D1E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25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BCF1A8" w14:textId="2A2B786F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2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627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62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1.34</w:t>
              </w:r>
            </w:ins>
            <w:del w:id="1629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63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1.34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8FAC00" w14:textId="10D921B5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31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632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63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[0.73; 2.47]</w:t>
              </w:r>
            </w:ins>
            <w:del w:id="1634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63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[0.73; 2.47]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C63A1D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3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48B05AA1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37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  <w:tr w:rsidR="006C66BA" w:rsidRPr="006C66BA" w14:paraId="74821183" w14:textId="77777777" w:rsidTr="006C66BA">
        <w:trPr>
          <w:trHeight w:val="20"/>
          <w:trPrChange w:id="1638" w:author="C.H.M. Maas [2]" w:date="2022-06-16T17:45:00Z">
            <w:trPr>
              <w:trHeight w:val="20"/>
            </w:trPr>
          </w:trPrChange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639" w:author="C.H.M. Maas [2]" w:date="2022-06-16T17:45:00Z">
              <w:tcPr>
                <w:tcW w:w="3686" w:type="dxa"/>
                <w:gridSpan w:val="2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791CABE0" w14:textId="3376155E" w:rsidR="006C66BA" w:rsidRPr="006C66BA" w:rsidRDefault="006C66BA" w:rsidP="006C66BA">
            <w:pPr>
              <w:pStyle w:val="Compact"/>
              <w:spacing w:before="0" w:after="0"/>
              <w:rPr>
                <w:rFonts w:ascii="Arial" w:hAnsi="Arial" w:cs="Arial"/>
                <w:i/>
                <w:sz w:val="16"/>
                <w:szCs w:val="16"/>
                <w:vertAlign w:val="superscript"/>
                <w:lang w:val="en-GB"/>
                <w:rPrChange w:id="1640" w:author="C.H.M. Maas [2]" w:date="2022-06-16T17:45:00Z">
                  <w:rPr>
                    <w:rFonts w:ascii="Arial" w:hAnsi="Arial" w:cs="Arial"/>
                    <w:i/>
                    <w:sz w:val="20"/>
                    <w:szCs w:val="20"/>
                    <w:vertAlign w:val="superscript"/>
                    <w:lang w:val="en-GB"/>
                  </w:rPr>
                </w:rPrChange>
              </w:rPr>
            </w:pPr>
            <w:r w:rsidRPr="006C66BA">
              <w:rPr>
                <w:rFonts w:ascii="Arial" w:hAnsi="Arial" w:cs="Arial"/>
                <w:i/>
                <w:sz w:val="16"/>
                <w:szCs w:val="16"/>
                <w:lang w:val="en-GB"/>
                <w:rPrChange w:id="1641" w:author="C.H.M. Maas [2]" w:date="2022-06-16T17:45:00Z">
                  <w:rPr>
                    <w:rFonts w:ascii="Arial" w:hAnsi="Arial" w:cs="Arial"/>
                    <w:i/>
                    <w:sz w:val="20"/>
                    <w:szCs w:val="20"/>
                    <w:lang w:val="en-GB"/>
                  </w:rPr>
                </w:rPrChange>
              </w:rPr>
              <w:t>C-index</w:t>
            </w:r>
            <w:r w:rsidRPr="006C66BA">
              <w:rPr>
                <w:rFonts w:ascii="Arial" w:hAnsi="Arial" w:cs="Arial"/>
                <w:i/>
                <w:sz w:val="16"/>
                <w:szCs w:val="16"/>
                <w:vertAlign w:val="superscript"/>
                <w:lang w:val="en-GB"/>
                <w:rPrChange w:id="1642" w:author="C.H.M. Maas [2]" w:date="2022-06-16T17:45:00Z">
                  <w:rPr>
                    <w:rFonts w:ascii="Arial" w:hAnsi="Arial" w:cs="Arial"/>
                    <w:i/>
                    <w:sz w:val="20"/>
                    <w:szCs w:val="20"/>
                    <w:vertAlign w:val="superscript"/>
                    <w:lang w:val="en-GB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643" w:author="C.H.M. Maas [2]" w:date="2022-06-16T17:45:00Z">
              <w:tcPr>
                <w:tcW w:w="0" w:type="auto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BFAA017" w14:textId="0C5A8F35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44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645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64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0.79</w:t>
              </w:r>
            </w:ins>
            <w:del w:id="1647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64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0.79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649" w:author="C.H.M. Maas [2]" w:date="2022-06-16T17:45:00Z">
              <w:tcPr>
                <w:tcW w:w="0" w:type="auto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38DC8BF7" w14:textId="42C1A631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5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  <w:ins w:id="1651" w:author="C.H.M. Maas [2]" w:date="2022-06-16T17:44:00Z">
              <w:r w:rsidRPr="006C66BA">
                <w:rPr>
                  <w:rFonts w:ascii="Arial" w:hAnsi="Arial" w:cs="Arial"/>
                  <w:color w:val="000000"/>
                  <w:sz w:val="16"/>
                  <w:szCs w:val="16"/>
                  <w:rPrChange w:id="165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[0.77; 0.81]</w:t>
              </w:r>
            </w:ins>
            <w:del w:id="1653" w:author="C.H.M. Maas [2]" w:date="2022-06-16T17:44:00Z">
              <w:r w:rsidRPr="006C66BA" w:rsidDel="006D2E34">
                <w:rPr>
                  <w:rFonts w:ascii="Arial" w:hAnsi="Arial" w:cs="Arial"/>
                  <w:color w:val="000000"/>
                  <w:sz w:val="16"/>
                  <w:szCs w:val="16"/>
                  <w:rPrChange w:id="165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[0.77; 0.81]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655" w:author="C.H.M. Maas [2]" w:date="2022-06-16T17:45:00Z">
              <w:tcPr>
                <w:tcW w:w="0" w:type="auto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7FF25500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56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657" w:author="C.H.M. Maas [2]" w:date="2022-06-16T17:45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EB3CBC7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58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659" w:author="C.H.M. Maas [2]" w:date="2022-06-16T17:45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29D3EA0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60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tcPrChange w:id="1661" w:author="C.H.M. Maas [2]" w:date="2022-06-16T17:45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center"/>
              </w:tcPr>
            </w:tcPrChange>
          </w:tcPr>
          <w:p w14:paraId="057855D9" w14:textId="77777777" w:rsidR="006C66BA" w:rsidRPr="006C66BA" w:rsidRDefault="006C66BA" w:rsidP="006C66BA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  <w:rPrChange w:id="1662" w:author="C.H.M. Maas [2]" w:date="2022-06-16T17:45:00Z">
                  <w:rPr>
                    <w:rFonts w:ascii="Arial" w:hAnsi="Arial" w:cs="Arial"/>
                    <w:color w:val="000000"/>
                    <w:sz w:val="20"/>
                    <w:szCs w:val="20"/>
                    <w:lang w:val="en-GB"/>
                  </w:rPr>
                </w:rPrChange>
              </w:rPr>
            </w:pPr>
          </w:p>
        </w:tc>
      </w:tr>
    </w:tbl>
    <w:p w14:paraId="5657B329" w14:textId="681A1329" w:rsidR="00A042EF" w:rsidRPr="005B2974" w:rsidRDefault="007C14B2" w:rsidP="00A042EF">
      <w:pPr>
        <w:spacing w:after="0" w:line="240" w:lineRule="auto"/>
        <w:rPr>
          <w:rFonts w:ascii="Arial" w:hAnsi="Arial" w:cs="Arial"/>
          <w:lang w:val="en-GB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>
        <w:rPr>
          <w:rFonts w:ascii="Arial" w:hAnsi="Arial" w:cs="Arial"/>
          <w:lang w:val="en-US"/>
        </w:rPr>
        <w:t xml:space="preserve">The hazard ratio of positive sentinel node patients includes the effects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>
        <w:rPr>
          <w:rFonts w:ascii="Arial" w:hAnsi="Arial" w:cs="Arial"/>
          <w:lang w:val="en-US"/>
        </w:rPr>
        <w:t xml:space="preserve">The </w:t>
      </w:r>
      <w:r w:rsidR="0047625A" w:rsidRPr="005B2974">
        <w:rPr>
          <w:rFonts w:ascii="Arial" w:hAnsi="Arial" w:cs="Arial"/>
          <w:lang w:val="en-GB"/>
        </w:rPr>
        <w:t xml:space="preserve">C-index </w:t>
      </w:r>
      <w:r w:rsidR="005D5E3F">
        <w:rPr>
          <w:rFonts w:ascii="Arial" w:hAnsi="Arial" w:cs="Arial"/>
          <w:lang w:val="en-GB"/>
        </w:rPr>
        <w:t xml:space="preserve">is </w:t>
      </w:r>
      <w:r w:rsidR="0047625A" w:rsidRPr="005B2974">
        <w:rPr>
          <w:rFonts w:ascii="Arial" w:hAnsi="Arial" w:cs="Arial"/>
          <w:lang w:val="en-GB"/>
        </w:rPr>
        <w:t xml:space="preserve">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status;</w:t>
      </w:r>
      <w:r w:rsidR="00A042EF" w:rsidRPr="005B2974">
        <w:rPr>
          <w:rFonts w:ascii="Arial" w:hAnsi="Arial" w:cs="Arial"/>
          <w:lang w:val="en-GB"/>
        </w:rPr>
        <w:t xml:space="preserve"> SSM, superficial spreading melanoma; NM, nodular melanoma; ALM, acral lentiginous melanoma.</w:t>
      </w:r>
    </w:p>
    <w:p w14:paraId="7D810701" w14:textId="77777777" w:rsidR="00A042EF" w:rsidRPr="005B2974" w:rsidRDefault="00A042EF" w:rsidP="00A042EF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59F6ACC5" w14:textId="0794569B" w:rsidR="00A042EF" w:rsidRPr="005B2974" w:rsidRDefault="00111434" w:rsidP="00A042EF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lastRenderedPageBreak/>
        <w:t>Table S2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  <w:r w:rsidR="00B73A84" w:rsidRPr="005B2974">
        <w:rPr>
          <w:rFonts w:ascii="Arial" w:hAnsi="Arial" w:cs="Arial"/>
          <w:b/>
          <w:sz w:val="22"/>
          <w:szCs w:val="22"/>
          <w:lang w:val="en-GB"/>
        </w:rPr>
        <w:t>R</w:t>
      </w:r>
      <w:r w:rsidR="00F16C6E" w:rsidRPr="005B2974"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="00A042EF" w:rsidRPr="005B2974">
        <w:rPr>
          <w:rFonts w:ascii="Arial" w:hAnsi="Arial" w:cs="Arial"/>
          <w:b/>
          <w:sz w:val="22"/>
          <w:szCs w:val="22"/>
          <w:lang w:val="en-GB"/>
        </w:rPr>
        <w:t xml:space="preserve">final model predicting 5-year </w:t>
      </w:r>
      <w:r w:rsidR="006F7A8C" w:rsidRPr="005B2974">
        <w:rPr>
          <w:rFonts w:ascii="Arial" w:hAnsi="Arial" w:cs="Arial"/>
          <w:b/>
          <w:sz w:val="22"/>
          <w:szCs w:val="22"/>
          <w:lang w:val="en-GB"/>
        </w:rPr>
        <w:t>melanoma specific mortality</w:t>
      </w:r>
      <w:r w:rsidR="00A042EF" w:rsidRPr="005B2974">
        <w:rPr>
          <w:rFonts w:ascii="Arial" w:hAnsi="Arial" w:cs="Arial"/>
          <w:sz w:val="22"/>
          <w:szCs w:val="22"/>
          <w:lang w:val="en-GB"/>
        </w:rPr>
        <w:t xml:space="preserve">. This Table displays the hazard ratios together with the 95 percent confidence intervals of the </w:t>
      </w:r>
      <w:r w:rsidR="00FE4159" w:rsidRPr="005B2974">
        <w:rPr>
          <w:rFonts w:ascii="Arial" w:hAnsi="Arial" w:cs="Arial"/>
          <w:sz w:val="22"/>
          <w:szCs w:val="22"/>
          <w:lang w:val="en-GB"/>
        </w:rPr>
        <w:t xml:space="preserve">refitted </w:t>
      </w:r>
      <w:r w:rsidR="00A042EF" w:rsidRPr="005B2974">
        <w:rPr>
          <w:rFonts w:ascii="Arial" w:hAnsi="Arial" w:cs="Arial"/>
          <w:sz w:val="22"/>
          <w:szCs w:val="22"/>
          <w:lang w:val="en-GB"/>
        </w:rPr>
        <w:t>Cox proportional hazards model predicting 5-year recurrence selected by backward selection with p-values maximum of 0.01.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44"/>
        <w:gridCol w:w="995"/>
        <w:gridCol w:w="1523"/>
        <w:gridCol w:w="995"/>
        <w:gridCol w:w="1634"/>
        <w:gridCol w:w="1051"/>
        <w:gridCol w:w="828"/>
        <w:tblGridChange w:id="1663">
          <w:tblGrid>
            <w:gridCol w:w="2044"/>
            <w:gridCol w:w="995"/>
            <w:gridCol w:w="564"/>
            <w:gridCol w:w="645"/>
            <w:gridCol w:w="314"/>
            <w:gridCol w:w="995"/>
            <w:gridCol w:w="8"/>
            <w:gridCol w:w="645"/>
            <w:gridCol w:w="981"/>
            <w:gridCol w:w="336"/>
            <w:gridCol w:w="715"/>
            <w:gridCol w:w="52"/>
            <w:gridCol w:w="645"/>
            <w:gridCol w:w="131"/>
          </w:tblGrid>
        </w:tblGridChange>
      </w:tblGrid>
      <w:tr w:rsidR="00592646" w:rsidRPr="008044EC" w14:paraId="5A409803" w14:textId="77777777" w:rsidTr="00941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74C7E962" w14:textId="77777777" w:rsidR="00592646" w:rsidRPr="008044EC" w:rsidRDefault="00592646" w:rsidP="00941D52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664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34515508" w14:textId="17376AB4" w:rsidR="00592646" w:rsidRPr="008044EC" w:rsidRDefault="000577DD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665" w:author="C.H.M. Maas [2]" w:date="2022-06-16T17:45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666" w:author="C.H.M. Maas [2]" w:date="2022-06-16T17:45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Negative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2F37D445" w14:textId="029DB2E0" w:rsidR="00592646" w:rsidRPr="008044EC" w:rsidRDefault="000577DD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667" w:author="C.H.M. Maas [2]" w:date="2022-06-16T17:45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668" w:author="C.H.M. Maas [2]" w:date="2022-06-16T17:45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0BD73608" w14:textId="244C1AD5" w:rsidR="00592646" w:rsidRPr="008044EC" w:rsidRDefault="004C47A6" w:rsidP="00941D52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669" w:author="C.H.M. Maas [2]" w:date="2022-06-16T17:45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eastAsia="Calibri" w:hAnsi="Arial" w:cs="Arial"/>
                <w:b/>
                <w:sz w:val="20"/>
                <w:szCs w:val="20"/>
                <w:lang w:val="en-GB"/>
                <w:rPrChange w:id="1670" w:author="C.H.M. Maas [2]" w:date="2022-06-16T17:45:00Z">
                  <w:rPr>
                    <w:rFonts w:ascii="Arial" w:eastAsia="Calibri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Importance</w:t>
            </w:r>
          </w:p>
        </w:tc>
      </w:tr>
      <w:tr w:rsidR="00592646" w:rsidRPr="008044EC" w14:paraId="2A2291E3" w14:textId="77777777" w:rsidTr="00941D52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149363" w14:textId="77777777" w:rsidR="00592646" w:rsidRPr="008044EC" w:rsidRDefault="00592646" w:rsidP="00941D52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671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F67372C" w14:textId="77777777" w:rsidR="00592646" w:rsidRPr="008044EC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672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673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5BC76B8" w14:textId="77777777" w:rsidR="00592646" w:rsidRPr="008044EC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674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675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A231B40" w14:textId="77777777" w:rsidR="00592646" w:rsidRPr="008044EC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676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677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FD95F1C" w14:textId="77777777" w:rsidR="00592646" w:rsidRPr="008044EC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678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679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1228E90" w14:textId="77777777" w:rsidR="00592646" w:rsidRPr="008044EC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680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681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5C3F889" w14:textId="77777777" w:rsidR="00592646" w:rsidRPr="008044EC" w:rsidRDefault="00592646" w:rsidP="00941D52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  <w:rPrChange w:id="1682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683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Int.</w:t>
            </w:r>
          </w:p>
        </w:tc>
      </w:tr>
      <w:tr w:rsidR="008044EC" w:rsidRPr="008044EC" w14:paraId="0523B609" w14:textId="77777777" w:rsidTr="00941D52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0B437D72" w14:textId="77777777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684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685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3038EF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86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04FD58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87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77EE9C" w14:textId="2649DC49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  <w:rPrChange w:id="1688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ins w:id="168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69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2.86</w:t>
              </w:r>
            </w:ins>
            <w:del w:id="1691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69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2.83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09C81E" w14:textId="36331873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93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694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69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[2.25; 3.64]</w:t>
              </w:r>
            </w:ins>
            <w:del w:id="1696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69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[2.23; 3.59]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4EDA87" w14:textId="613DB8A2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698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69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0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80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2264A" w14:textId="17E11C49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01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del w:id="1702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0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79.9</w:delText>
              </w:r>
            </w:del>
          </w:p>
        </w:tc>
      </w:tr>
      <w:tr w:rsidR="008044EC" w:rsidRPr="008044EC" w14:paraId="7DAAAE38" w14:textId="77777777" w:rsidTr="00941D52">
        <w:trPr>
          <w:trHeight w:val="20"/>
        </w:trPr>
        <w:tc>
          <w:tcPr>
            <w:tcW w:w="0" w:type="auto"/>
            <w:vAlign w:val="center"/>
          </w:tcPr>
          <w:p w14:paraId="460B1FE1" w14:textId="5231B863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704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ins w:id="1705" w:author="C.H.M. Maas [2]" w:date="2022-06-16T16:38:00Z">
              <w:r w:rsidRPr="008044EC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706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 xml:space="preserve">Age </w:t>
              </w:r>
              <w:r w:rsidRPr="008044EC">
                <w:rPr>
                  <w:rFonts w:ascii="Arial" w:hAnsi="Arial" w:cs="Arial"/>
                  <w:sz w:val="20"/>
                  <w:szCs w:val="20"/>
                  <w:lang w:val="en-GB"/>
                  <w:rPrChange w:id="1707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>(i.q.r. 66 versus 43 years)</w:t>
              </w:r>
            </w:ins>
            <w:del w:id="1708" w:author="C.H.M. Maas [2]" w:date="2022-06-16T16:38:00Z">
              <w:r w:rsidRPr="008044EC" w:rsidDel="004C6101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709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Age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D2E5D0" w14:textId="4AC7F6E9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10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11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1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1.08</w:t>
              </w:r>
            </w:ins>
            <w:del w:id="1713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1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C725B1" w14:textId="761E2A79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15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16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1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[0.95; 1.23]</w:t>
              </w:r>
            </w:ins>
            <w:del w:id="1718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1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[0.89; 1.62]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FDDBEE" w14:textId="6A566AB6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20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21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2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1.08</w:t>
              </w:r>
            </w:ins>
            <w:del w:id="1723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2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1.20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EB1121" w14:textId="5225CFE0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25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26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2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[0.95; 1.23]</w:t>
              </w:r>
            </w:ins>
            <w:del w:id="1728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2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[0.89; 1.62]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FCE664" w14:textId="3B1121BD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30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31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3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</w:t>
              </w:r>
            </w:ins>
            <w:del w:id="1733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3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1F8E80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35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044EC" w:rsidRPr="008044EC" w14:paraId="24488E97" w14:textId="77777777" w:rsidTr="00941D52">
        <w:trPr>
          <w:trHeight w:val="20"/>
        </w:trPr>
        <w:tc>
          <w:tcPr>
            <w:tcW w:w="0" w:type="auto"/>
            <w:vAlign w:val="center"/>
          </w:tcPr>
          <w:p w14:paraId="17EAA5DD" w14:textId="77777777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736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737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E9CB28" w14:textId="373C89E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38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3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4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1.86</w:t>
              </w:r>
            </w:ins>
            <w:del w:id="1741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4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1.86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237606" w14:textId="4AD91184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43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44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4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[1.53; 2.26]</w:t>
              </w:r>
            </w:ins>
            <w:del w:id="1746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4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[1.53; 2.26]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73C2BC" w14:textId="01322714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48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4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5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1.86</w:t>
              </w:r>
            </w:ins>
            <w:del w:id="1751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5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1.86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02781F" w14:textId="56463EBF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53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54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5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[1.53; 2.26]</w:t>
              </w:r>
            </w:ins>
            <w:del w:id="1756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5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[1.53; 2.26]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C6FE3A" w14:textId="7B626D3D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58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75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6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38</w:t>
              </w:r>
            </w:ins>
            <w:del w:id="1761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6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38.1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13BD0E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63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044EC" w:rsidRPr="008044EC" w14:paraId="1453DB4E" w14:textId="77777777" w:rsidTr="00941D52">
        <w:trPr>
          <w:trHeight w:val="20"/>
        </w:trPr>
        <w:tc>
          <w:tcPr>
            <w:tcW w:w="0" w:type="auto"/>
            <w:vAlign w:val="center"/>
          </w:tcPr>
          <w:p w14:paraId="24314C65" w14:textId="0054F988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764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765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4C8FB1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66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313A57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67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7E88E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68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C17E55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69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18482F" w14:textId="0A05C5C2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70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771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7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18</w:t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9633F3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73" w:author="C.H.M. Maas [2]" w:date="2022-06-16T17:45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8044EC" w:rsidRPr="008044EC" w14:paraId="2EE82E8B" w14:textId="77777777" w:rsidTr="00941D52">
        <w:trPr>
          <w:trHeight w:val="20"/>
        </w:trPr>
        <w:tc>
          <w:tcPr>
            <w:tcW w:w="0" w:type="auto"/>
            <w:vAlign w:val="center"/>
          </w:tcPr>
          <w:p w14:paraId="3A79D2E7" w14:textId="74440B13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774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sz w:val="20"/>
                <w:szCs w:val="20"/>
                <w:lang w:val="en-GB"/>
                <w:rPrChange w:id="1775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9CB7DD" w14:textId="49581785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76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777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7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779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8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469239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81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44EC6" w14:textId="19FEDC28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82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783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8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(ref)</w:t>
              </w:r>
            </w:ins>
            <w:del w:id="1785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8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EF95E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87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215328" w14:textId="19D84FE8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88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7FEE5E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789" w:author="C.H.M. Maas [2]" w:date="2022-06-16T17:45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8044EC" w:rsidRPr="008044EC" w14:paraId="5CFCB039" w14:textId="77777777" w:rsidTr="00941D52">
        <w:trPr>
          <w:trHeight w:val="20"/>
        </w:trPr>
        <w:tc>
          <w:tcPr>
            <w:tcW w:w="0" w:type="auto"/>
            <w:vAlign w:val="center"/>
          </w:tcPr>
          <w:p w14:paraId="3DD32A27" w14:textId="4F822EE2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790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sz w:val="20"/>
                <w:szCs w:val="20"/>
                <w:lang w:val="en-GB"/>
                <w:rPrChange w:id="1791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4E638" w14:textId="6F096A88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92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793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9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1.01</w:t>
              </w:r>
            </w:ins>
            <w:del w:id="1795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79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00DA31" w14:textId="1F768A45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797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798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79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[0.73; 1.40]</w:t>
              </w:r>
            </w:ins>
            <w:del w:id="1800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0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[0.73; 1.40]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BF8090" w14:textId="0E8E640A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02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03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0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1.01</w:t>
              </w:r>
            </w:ins>
            <w:del w:id="1805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0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1.01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B3EA68" w14:textId="342FB190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07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08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0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[0.73; 1.40]</w:t>
              </w:r>
            </w:ins>
            <w:del w:id="1810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1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[0.73; 1.40]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34664E" w14:textId="24BB9E28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12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del w:id="1813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1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17.8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45A5F5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15" w:author="C.H.M. Maas [2]" w:date="2022-06-16T17:45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8044EC" w:rsidRPr="008044EC" w14:paraId="7D5F0820" w14:textId="77777777" w:rsidTr="00941D52">
        <w:trPr>
          <w:trHeight w:val="20"/>
        </w:trPr>
        <w:tc>
          <w:tcPr>
            <w:tcW w:w="0" w:type="auto"/>
            <w:vAlign w:val="center"/>
          </w:tcPr>
          <w:p w14:paraId="0F103729" w14:textId="6E7974E0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816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sz w:val="20"/>
                <w:szCs w:val="20"/>
                <w:lang w:val="en-GB"/>
                <w:rPrChange w:id="1817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20DD2F" w14:textId="770D35CE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18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1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2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1.46</w:t>
              </w:r>
            </w:ins>
            <w:del w:id="1821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2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D2443F" w14:textId="411F36D0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23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24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2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[1.07; 2.00]</w:t>
              </w:r>
            </w:ins>
            <w:del w:id="1826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2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[1.07; 2.00]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90D538" w14:textId="7762ED2B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28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2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3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1.46</w:t>
              </w:r>
            </w:ins>
            <w:del w:id="1831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3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507EE4" w14:textId="69C4D3B5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33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34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3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[1.07; 2.00]</w:t>
              </w:r>
            </w:ins>
            <w:del w:id="1836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3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[1.07; 2.00]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0B77D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38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2BF4E7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39" w:author="C.H.M. Maas [2]" w:date="2022-06-16T17:45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8044EC" w:rsidRPr="008044EC" w14:paraId="4239E2CB" w14:textId="77777777" w:rsidTr="00941D52">
        <w:trPr>
          <w:trHeight w:val="20"/>
        </w:trPr>
        <w:tc>
          <w:tcPr>
            <w:tcW w:w="0" w:type="auto"/>
            <w:vAlign w:val="center"/>
          </w:tcPr>
          <w:p w14:paraId="31E9B5C8" w14:textId="799B08F8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  <w:rPrChange w:id="1840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sz w:val="20"/>
                <w:szCs w:val="20"/>
                <w:lang w:val="en-GB"/>
                <w:rPrChange w:id="1841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EF8016" w14:textId="35731964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42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43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4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1.72</w:t>
              </w:r>
            </w:ins>
            <w:del w:id="1845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4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11C24F" w14:textId="2F2EF221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47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48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4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[1.15; 2.58]</w:t>
              </w:r>
            </w:ins>
            <w:del w:id="1850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5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2.58]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57FCFA" w14:textId="54C494C9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52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53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5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1.72</w:t>
              </w:r>
            </w:ins>
            <w:del w:id="1855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5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91106F" w14:textId="771EEB1E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57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  <w:ins w:id="1858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5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[1.15; 2.58]</w:t>
              </w:r>
            </w:ins>
            <w:del w:id="1860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61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2.58]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3057DB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rPrChange w:id="1862" w:author="C.H.M. Maas [2]" w:date="2022-06-16T17:45:00Z">
                  <w:rPr>
                    <w:rFonts w:ascii="Arial" w:hAnsi="Arial" w:cs="Arial"/>
                    <w:color w:val="00000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724C1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63" w:author="C.H.M. Maas [2]" w:date="2022-06-16T17:45:00Z">
                  <w:rPr>
                    <w:rFonts w:ascii="Arial" w:hAnsi="Arial" w:cs="Arial"/>
                    <w:color w:val="000000"/>
                    <w:lang w:val="en-GB"/>
                  </w:rPr>
                </w:rPrChange>
              </w:rPr>
            </w:pPr>
          </w:p>
        </w:tc>
      </w:tr>
      <w:tr w:rsidR="008044EC" w:rsidRPr="008044EC" w14:paraId="3888EA18" w14:textId="77777777" w:rsidTr="00941D52">
        <w:trPr>
          <w:trHeight w:val="20"/>
        </w:trPr>
        <w:tc>
          <w:tcPr>
            <w:tcW w:w="0" w:type="auto"/>
            <w:vAlign w:val="center"/>
          </w:tcPr>
          <w:p w14:paraId="3E0C3B43" w14:textId="77777777" w:rsidR="008044EC" w:rsidRPr="008044EC" w:rsidRDefault="008044EC" w:rsidP="008044EC">
            <w:pPr>
              <w:pStyle w:val="Compact"/>
              <w:spacing w:before="0" w:after="0"/>
              <w:rPr>
                <w:ins w:id="1864" w:author="C.H.M. Maas [2]" w:date="2022-06-16T16:38:00Z"/>
                <w:rFonts w:ascii="Arial" w:hAnsi="Arial" w:cs="Arial"/>
                <w:sz w:val="20"/>
                <w:szCs w:val="20"/>
                <w:lang w:val="en-GB"/>
                <w:rPrChange w:id="1865" w:author="C.H.M. Maas [2]" w:date="2022-06-16T17:45:00Z">
                  <w:rPr>
                    <w:ins w:id="1866" w:author="C.H.M. Maas [2]" w:date="2022-06-16T16:38:00Z"/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1867" w:author="C.H.M. Maas [2]" w:date="2022-06-16T16:38:00Z">
              <w:r w:rsidRPr="008044EC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868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Breslow</w:t>
              </w:r>
              <w:r w:rsidRPr="008044EC">
                <w:rPr>
                  <w:rFonts w:ascii="Arial" w:hAnsi="Arial" w:cs="Arial"/>
                  <w:sz w:val="20"/>
                  <w:szCs w:val="20"/>
                  <w:lang w:val="en-GB"/>
                  <w:rPrChange w:id="1869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  <w:r w:rsidRPr="008044EC">
                <w:rPr>
                  <w:rFonts w:ascii="Arial" w:hAnsi="Arial" w:cs="Arial"/>
                  <w:b/>
                  <w:sz w:val="20"/>
                  <w:szCs w:val="20"/>
                  <w:lang w:val="en-GB"/>
                  <w:rPrChange w:id="1870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t>thickness</w:t>
              </w:r>
              <w:r w:rsidRPr="008044EC">
                <w:rPr>
                  <w:rFonts w:ascii="Arial" w:hAnsi="Arial" w:cs="Arial"/>
                  <w:sz w:val="20"/>
                  <w:szCs w:val="20"/>
                  <w:lang w:val="en-GB"/>
                  <w:rPrChange w:id="1871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en-GB"/>
                    </w:rPr>
                  </w:rPrChange>
                </w:rPr>
                <w:t xml:space="preserve"> </w:t>
              </w:r>
            </w:ins>
          </w:p>
          <w:p w14:paraId="4FA7A534" w14:textId="764A52F3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rPrChange w:id="1872" w:author="C.H.M. Maas [2]" w:date="2022-06-16T17:45:00Z">
                  <w:rPr>
                    <w:rFonts w:ascii="Arial" w:hAnsi="Arial" w:cs="Arial"/>
                    <w:sz w:val="22"/>
                    <w:szCs w:val="22"/>
                    <w:lang w:val="en-GB"/>
                  </w:rPr>
                </w:rPrChange>
              </w:rPr>
            </w:pPr>
            <w:ins w:id="1873" w:author="C.H.M. Maas [2]" w:date="2022-06-16T16:38:00Z">
              <w:r w:rsidRPr="008044EC">
                <w:rPr>
                  <w:rFonts w:ascii="Arial" w:hAnsi="Arial" w:cs="Arial"/>
                  <w:sz w:val="20"/>
                  <w:szCs w:val="20"/>
                  <w:rPrChange w:id="1874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(i.q.r. 3</w:t>
              </w:r>
              <w:r w:rsidRPr="008044EC">
                <w:rPr>
                  <w:rFonts w:ascii="Cambria Math" w:hAnsi="Cambria Math" w:cs="Cambria Math"/>
                  <w:sz w:val="20"/>
                  <w:szCs w:val="20"/>
                  <w:rPrChange w:id="1875" w:author="C.H.M. Maas [2]" w:date="2022-06-16T17:45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8044EC">
                <w:rPr>
                  <w:rFonts w:ascii="Arial" w:hAnsi="Arial" w:cs="Arial"/>
                  <w:sz w:val="20"/>
                  <w:szCs w:val="20"/>
                  <w:rPrChange w:id="1876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5 versus 1</w:t>
              </w:r>
              <w:r w:rsidRPr="008044EC">
                <w:rPr>
                  <w:rFonts w:ascii="Cambria Math" w:hAnsi="Cambria Math" w:cs="Cambria Math"/>
                  <w:sz w:val="20"/>
                  <w:szCs w:val="20"/>
                  <w:rPrChange w:id="1877" w:author="C.H.M. Maas [2]" w:date="2022-06-16T17:45:00Z">
                    <w:rPr>
                      <w:rFonts w:ascii="Cambria Math" w:hAnsi="Cambria Math" w:cs="Cambria Math"/>
                      <w:sz w:val="22"/>
                      <w:szCs w:val="22"/>
                      <w:lang w:val="nl-NL"/>
                    </w:rPr>
                  </w:rPrChange>
                </w:rPr>
                <w:t>.</w:t>
              </w:r>
              <w:r w:rsidRPr="008044EC">
                <w:rPr>
                  <w:rFonts w:ascii="Arial" w:hAnsi="Arial" w:cs="Arial"/>
                  <w:sz w:val="20"/>
                  <w:szCs w:val="20"/>
                  <w:rPrChange w:id="1878" w:author="C.H.M. Maas [2]" w:date="2022-06-16T17:45:00Z">
                    <w:rPr>
                      <w:rFonts w:ascii="Arial" w:hAnsi="Arial" w:cs="Arial"/>
                      <w:sz w:val="22"/>
                      <w:szCs w:val="22"/>
                      <w:lang w:val="nl-NL"/>
                    </w:rPr>
                  </w:rPrChange>
                </w:rPr>
                <w:t>2 mm)</w:t>
              </w:r>
            </w:ins>
            <w:del w:id="1879" w:author="C.H.M. Maas [2]" w:date="2022-06-16T16:38:00Z">
              <w:r w:rsidRPr="008044EC" w:rsidDel="009F6C8D">
                <w:rPr>
                  <w:rFonts w:ascii="Arial" w:hAnsi="Arial" w:cs="Arial"/>
                  <w:b/>
                  <w:sz w:val="20"/>
                  <w:szCs w:val="20"/>
                  <w:rPrChange w:id="1880" w:author="C.H.M. Maas [2]" w:date="2022-06-16T17:45:00Z">
                    <w:rPr>
                      <w:rFonts w:ascii="Arial" w:hAnsi="Arial" w:cs="Arial"/>
                      <w:b/>
                      <w:sz w:val="22"/>
                      <w:szCs w:val="22"/>
                      <w:lang w:val="en-GB"/>
                    </w:rPr>
                  </w:rPrChange>
                </w:rPr>
                <w:delText>Breslow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799A86" w14:textId="34F22C79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81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882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8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2.57</w:t>
              </w:r>
            </w:ins>
            <w:del w:id="1884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8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2.41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9F053" w14:textId="3CCB3BC0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86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887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8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[2.17; 3.04]</w:t>
              </w:r>
            </w:ins>
            <w:del w:id="1889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9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[2.06; 2.82]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F5A4D9" w14:textId="72474529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91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892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9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1.64</w:t>
              </w:r>
            </w:ins>
            <w:del w:id="1894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89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C20D0B" w14:textId="1C88A1E6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896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897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89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[1.32; 2.03]</w:t>
              </w:r>
            </w:ins>
            <w:del w:id="1899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0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[1.05; 2.38]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B54B6" w14:textId="632B9041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01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02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903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136</w:t>
              </w:r>
            </w:ins>
            <w:del w:id="1904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05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136.0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6D8B61" w14:textId="45EA602A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06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07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90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11</w:t>
              </w:r>
            </w:ins>
            <w:del w:id="1909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1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11.0</w:delText>
              </w:r>
            </w:del>
          </w:p>
        </w:tc>
      </w:tr>
      <w:tr w:rsidR="008044EC" w:rsidRPr="008044EC" w14:paraId="354AB6BD" w14:textId="77777777" w:rsidTr="00235E72">
        <w:trPr>
          <w:trHeight w:val="20"/>
        </w:trPr>
        <w:tc>
          <w:tcPr>
            <w:tcW w:w="0" w:type="auto"/>
            <w:vAlign w:val="center"/>
          </w:tcPr>
          <w:p w14:paraId="77897D19" w14:textId="1BFCE055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  <w:rPrChange w:id="1911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b/>
                <w:sz w:val="20"/>
                <w:szCs w:val="20"/>
                <w:lang w:val="en-GB"/>
                <w:rPrChange w:id="1912" w:author="C.H.M. Maas [2]" w:date="2022-06-16T17:45:00Z">
                  <w:rPr>
                    <w:rFonts w:ascii="Arial" w:hAnsi="Arial" w:cs="Arial"/>
                    <w:b/>
                    <w:sz w:val="22"/>
                    <w:szCs w:val="22"/>
                    <w:lang w:val="en-GB"/>
                  </w:rPr>
                </w:rPrChange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9114E0" w14:textId="2B70DE96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13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ACBB1" w14:textId="209912BF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14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C4F195" w14:textId="53B3A0EC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15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16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91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6.79</w:t>
              </w:r>
            </w:ins>
            <w:del w:id="1918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1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1.26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74C861" w14:textId="58445C38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20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21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92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[2.68; 17.21]</w:t>
              </w:r>
            </w:ins>
            <w:del w:id="1923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24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[1.13; 1.41]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38169E" w14:textId="06F00CB3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25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26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927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16</w:t>
              </w:r>
            </w:ins>
            <w:del w:id="1928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29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16.3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C87C05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30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  <w:tr w:rsidR="008044EC" w:rsidRPr="008044EC" w14:paraId="41E875F8" w14:textId="77777777" w:rsidTr="008044EC">
        <w:tblPrEx>
          <w:tblW w:w="0" w:type="auto"/>
          <w:tblLook w:val="0020" w:firstRow="1" w:lastRow="0" w:firstColumn="0" w:lastColumn="0" w:noHBand="0" w:noVBand="0"/>
          <w:tblPrExChange w:id="1931" w:author="C.H.M. Maas [2]" w:date="2022-06-16T17:45:00Z">
            <w:tblPrEx>
              <w:tblW w:w="0" w:type="auto"/>
              <w:tblLook w:val="0020" w:firstRow="1" w:lastRow="0" w:firstColumn="0" w:lastColumn="0" w:noHBand="0" w:noVBand="0"/>
            </w:tblPrEx>
          </w:tblPrExChange>
        </w:tblPrEx>
        <w:trPr>
          <w:trHeight w:val="20"/>
          <w:trPrChange w:id="1932" w:author="C.H.M. Maas [2]" w:date="2022-06-16T17:45:00Z">
            <w:trPr>
              <w:gridAfter w:val="0"/>
              <w:trHeight w:val="20"/>
            </w:trPr>
          </w:trPrChange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tcPrChange w:id="1933" w:author="C.H.M. Maas [2]" w:date="2022-06-16T17:45:00Z">
              <w:tcPr>
                <w:tcW w:w="0" w:type="auto"/>
                <w:gridSpan w:val="3"/>
                <w:tcBorders>
                  <w:bottom w:val="single" w:sz="4" w:space="0" w:color="auto"/>
                </w:tcBorders>
                <w:vAlign w:val="center"/>
              </w:tcPr>
            </w:tcPrChange>
          </w:tcPr>
          <w:p w14:paraId="249290C7" w14:textId="4DFAF21B" w:rsidR="008044EC" w:rsidRPr="008044EC" w:rsidRDefault="008044EC" w:rsidP="008044EC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934" w:author="C.H.M. Maas [2]" w:date="2022-06-16T17:45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</w:pPr>
            <w:r w:rsidRPr="008044EC">
              <w:rPr>
                <w:rFonts w:ascii="Arial" w:hAnsi="Arial" w:cs="Arial"/>
                <w:i/>
                <w:sz w:val="20"/>
                <w:szCs w:val="20"/>
                <w:lang w:val="en-GB"/>
                <w:rPrChange w:id="1935" w:author="C.H.M. Maas [2]" w:date="2022-06-16T17:45:00Z">
                  <w:rPr>
                    <w:rFonts w:ascii="Arial" w:hAnsi="Arial" w:cs="Arial"/>
                    <w:i/>
                    <w:sz w:val="22"/>
                    <w:szCs w:val="22"/>
                    <w:lang w:val="en-GB"/>
                  </w:rPr>
                </w:rPrChange>
              </w:rPr>
              <w:t>C-index</w:t>
            </w:r>
            <w:r w:rsidRPr="008044EC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  <w:rPrChange w:id="1936" w:author="C.H.M. Maas [2]" w:date="2022-06-16T17:45:00Z">
                  <w:rPr>
                    <w:rFonts w:ascii="Arial" w:hAnsi="Arial" w:cs="Arial"/>
                    <w:i/>
                    <w:sz w:val="22"/>
                    <w:szCs w:val="22"/>
                    <w:vertAlign w:val="superscript"/>
                    <w:lang w:val="en-GB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937" w:author="C.H.M. Maas [2]" w:date="2022-06-16T17:45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5C8EA00" w14:textId="781984FC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38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39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940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0.78</w:t>
              </w:r>
            </w:ins>
            <w:del w:id="1941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42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943" w:author="C.H.M. Maas [2]" w:date="2022-06-16T17:45:00Z">
              <w:tcPr>
                <w:tcW w:w="0" w:type="auto"/>
                <w:gridSpan w:val="3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27C5D552" w14:textId="24A72B76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44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  <w:ins w:id="1945" w:author="C.H.M. Maas [2]" w:date="2022-06-16T17:45:00Z">
              <w:r w:rsidRPr="008044EC">
                <w:rPr>
                  <w:rFonts w:ascii="Arial" w:hAnsi="Arial" w:cs="Arial"/>
                  <w:color w:val="000000"/>
                  <w:sz w:val="20"/>
                  <w:szCs w:val="20"/>
                  <w:rPrChange w:id="1946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t>[0.76; 0.80]</w:t>
              </w:r>
            </w:ins>
            <w:del w:id="1947" w:author="C.H.M. Maas [2]" w:date="2022-06-16T17:45:00Z">
              <w:r w:rsidRPr="008044EC" w:rsidDel="00E81A89">
                <w:rPr>
                  <w:rFonts w:ascii="Arial" w:hAnsi="Arial" w:cs="Arial"/>
                  <w:color w:val="000000"/>
                  <w:sz w:val="20"/>
                  <w:szCs w:val="20"/>
                  <w:rPrChange w:id="1948" w:author="C.H.M. Maas [2]" w:date="2022-06-16T17:4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949" w:author="C.H.M. Maas [2]" w:date="2022-06-16T17:45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B958407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50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951" w:author="C.H.M. Maas [2]" w:date="2022-06-16T17:45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61F6E731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52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953" w:author="C.H.M. Maas [2]" w:date="2022-06-16T17:45:00Z">
              <w:tcPr>
                <w:tcW w:w="0" w:type="auto"/>
                <w:gridSpan w:val="2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58103D4F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54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tcPrChange w:id="1955" w:author="C.H.M. Maas [2]" w:date="2022-06-16T17:45:00Z">
              <w:tcPr>
                <w:tcW w:w="0" w:type="auto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shd w:val="clear" w:color="auto" w:fill="auto"/>
                <w:vAlign w:val="bottom"/>
              </w:tcPr>
            </w:tcPrChange>
          </w:tcPr>
          <w:p w14:paraId="020CD8DE" w14:textId="77777777" w:rsidR="008044EC" w:rsidRPr="008044EC" w:rsidRDefault="008044EC" w:rsidP="008044E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  <w:rPrChange w:id="1956" w:author="C.H.M. Maas [2]" w:date="2022-06-16T17:45:00Z">
                  <w:rPr>
                    <w:rFonts w:ascii="Arial" w:hAnsi="Arial" w:cs="Arial"/>
                    <w:color w:val="000000"/>
                    <w:sz w:val="22"/>
                    <w:szCs w:val="22"/>
                    <w:lang w:val="en-GB"/>
                  </w:rPr>
                </w:rPrChange>
              </w:rPr>
            </w:pPr>
          </w:p>
        </w:tc>
      </w:tr>
    </w:tbl>
    <w:p w14:paraId="6D023981" w14:textId="2F26E2C1" w:rsidR="00A042EF" w:rsidRPr="005B2974" w:rsidRDefault="00BE45AF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A7FE6">
        <w:rPr>
          <w:rFonts w:ascii="Arial" w:hAnsi="Arial" w:cs="Arial"/>
          <w:lang w:val="en-GB"/>
        </w:rPr>
        <w:t xml:space="preserve">The </w:t>
      </w:r>
      <w:r w:rsidR="000A7FE6" w:rsidRPr="005B2974">
        <w:rPr>
          <w:rFonts w:ascii="Arial" w:hAnsi="Arial" w:cs="Arial"/>
          <w:lang w:val="en-GB"/>
        </w:rPr>
        <w:t>C-index</w:t>
      </w:r>
      <w:r w:rsidR="000A7FE6">
        <w:rPr>
          <w:rFonts w:ascii="Arial" w:hAnsi="Arial" w:cs="Arial"/>
          <w:lang w:val="en-GB"/>
        </w:rPr>
        <w:t xml:space="preserve"> is</w:t>
      </w:r>
      <w:r w:rsidR="0079211C" w:rsidRPr="005B2974">
        <w:rPr>
          <w:rFonts w:ascii="Arial" w:hAnsi="Arial" w:cs="Arial"/>
          <w:lang w:val="en-GB"/>
        </w:rPr>
        <w:t xml:space="preserve"> corrected for optimism. </w:t>
      </w:r>
      <w:r w:rsidR="00A042EF" w:rsidRPr="005B2974">
        <w:rPr>
          <w:rFonts w:ascii="Arial" w:hAnsi="Arial" w:cs="Arial"/>
          <w:lang w:val="en-GB"/>
        </w:rPr>
        <w:t xml:space="preserve">Abbreviations: </w:t>
      </w:r>
      <w:r w:rsidR="0051340B" w:rsidRPr="005B2974">
        <w:rPr>
          <w:rFonts w:ascii="Arial" w:hAnsi="Arial" w:cs="Arial"/>
          <w:lang w:val="en-GB"/>
        </w:rPr>
        <w:t>SN, sentinel  node; HR, hazard ratio; CI, 95 percent confidence interval; Importance defined by the</w:t>
      </w:r>
      <w:r w:rsidR="0051340B" w:rsidRPr="005B2974">
        <w:rPr>
          <w:rFonts w:ascii="Arial" w:eastAsiaTheme="minorEastAsia" w:hAnsi="Arial" w:cs="Arial"/>
          <w:lang w:val="en-GB"/>
        </w:rPr>
        <w:t xml:space="preserve"> </w:t>
      </w:r>
      <w:r w:rsidR="0051340B"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="0051340B"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="0051340B" w:rsidRPr="005B2974">
        <w:rPr>
          <w:rFonts w:ascii="Arial" w:hAnsi="Arial" w:cs="Arial"/>
          <w:lang w:val="en-GB"/>
        </w:rPr>
        <w:t>interaction term with positive SN status</w:t>
      </w:r>
      <w:r w:rsidR="00A042EF" w:rsidRPr="005B2974">
        <w:rPr>
          <w:rFonts w:ascii="Arial" w:hAnsi="Arial" w:cs="Arial"/>
          <w:lang w:val="en-GB"/>
        </w:rPr>
        <w:t>.</w:t>
      </w:r>
    </w:p>
    <w:p w14:paraId="688D9EBD" w14:textId="579743F4" w:rsidR="00120BD2" w:rsidRPr="005B2974" w:rsidRDefault="00120BD2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08AE56CC" w14:textId="5813BBFE" w:rsidR="00120BD2" w:rsidRPr="005B2974" w:rsidDel="001A7844" w:rsidRDefault="00120BD2" w:rsidP="00120BD2">
      <w:pPr>
        <w:pStyle w:val="FirstParagraph"/>
        <w:spacing w:before="0" w:after="0"/>
        <w:rPr>
          <w:del w:id="1957" w:author="C.H.M. Maas" w:date="2022-06-09T11:05:00Z"/>
          <w:rFonts w:ascii="Arial" w:hAnsi="Arial" w:cs="Arial"/>
          <w:sz w:val="22"/>
          <w:szCs w:val="22"/>
          <w:lang w:val="en-GB"/>
        </w:rPr>
      </w:pPr>
      <w:del w:id="1958" w:author="C.H.M. Maas" w:date="2022-06-09T11:05:00Z">
        <w:r w:rsidRPr="005B2974" w:rsidDel="001A7844">
          <w:rPr>
            <w:rFonts w:ascii="Arial" w:hAnsi="Arial" w:cs="Arial"/>
            <w:b/>
            <w:sz w:val="22"/>
            <w:szCs w:val="22"/>
            <w:lang w:val="en-GB"/>
          </w:rPr>
          <w:delText>Table S3. Final calibrated model predicting 5-year melanoma specific mortality</w:delText>
        </w:r>
        <w:r w:rsidRPr="005B2974" w:rsidDel="001A7844">
          <w:rPr>
            <w:rFonts w:ascii="Arial" w:hAnsi="Arial" w:cs="Arial"/>
            <w:sz w:val="22"/>
            <w:szCs w:val="22"/>
            <w:lang w:val="en-GB"/>
          </w:rPr>
          <w:delText xml:space="preserve">. This Table displays the hazard ratios together with the 95 percent confidence intervals of the </w:delText>
        </w:r>
        <w:r w:rsidR="00621A07" w:rsidRPr="005B2974" w:rsidDel="001A7844">
          <w:rPr>
            <w:rFonts w:ascii="Arial" w:hAnsi="Arial" w:cs="Arial"/>
            <w:sz w:val="22"/>
            <w:szCs w:val="22"/>
            <w:lang w:val="en-GB"/>
          </w:rPr>
          <w:delText>calibrated</w:delText>
        </w:r>
        <w:r w:rsidRPr="005B2974" w:rsidDel="001A7844">
          <w:rPr>
            <w:rFonts w:ascii="Arial" w:hAnsi="Arial" w:cs="Arial"/>
            <w:sz w:val="22"/>
            <w:szCs w:val="22"/>
            <w:lang w:val="en-GB"/>
          </w:rPr>
          <w:delText xml:space="preserve"> Cox proportional hazards model predicting 5-year recurrence selected by backward selection with p-values maximum of 0.01.</w:delText>
        </w:r>
      </w:del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48"/>
        <w:gridCol w:w="645"/>
        <w:gridCol w:w="1317"/>
        <w:gridCol w:w="645"/>
        <w:gridCol w:w="1317"/>
        <w:gridCol w:w="767"/>
        <w:gridCol w:w="645"/>
      </w:tblGrid>
      <w:tr w:rsidR="003240C8" w:rsidRPr="004E0AC8" w:rsidDel="001A7844" w14:paraId="2E868356" w14:textId="50FDC040" w:rsidTr="00B34A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del w:id="1959" w:author="C.H.M. Maas" w:date="2022-06-09T11:05:00Z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1D3EE1E9" w14:textId="081FE9FA" w:rsidR="003240C8" w:rsidRPr="005B2974" w:rsidDel="001A7844" w:rsidRDefault="003240C8" w:rsidP="00B34A9D">
            <w:pPr>
              <w:spacing w:after="0"/>
              <w:jc w:val="center"/>
              <w:rPr>
                <w:del w:id="1960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106D640A" w14:textId="33A67F0B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61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1962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Negative SN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4FA3968B" w14:textId="502C8466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63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1964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Positive SN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51D33434" w14:textId="04D3EB7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65" w:author="C.H.M. Maas" w:date="2022-06-09T11:05:00Z"/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del w:id="1966" w:author="C.H.M. Maas" w:date="2022-06-09T11:05:00Z">
              <w:r w:rsidRPr="005B2974" w:rsidDel="001A7844">
                <w:rPr>
                  <w:rFonts w:ascii="Arial" w:eastAsia="Calibri" w:hAnsi="Arial" w:cs="Arial"/>
                  <w:b/>
                  <w:sz w:val="22"/>
                  <w:szCs w:val="22"/>
                  <w:lang w:val="en-GB"/>
                </w:rPr>
                <w:delText>Importance</w:delText>
              </w:r>
            </w:del>
          </w:p>
        </w:tc>
      </w:tr>
      <w:tr w:rsidR="003240C8" w:rsidRPr="004E0AC8" w:rsidDel="001A7844" w14:paraId="504D2B91" w14:textId="4989F226" w:rsidTr="00B34A9D">
        <w:trPr>
          <w:trHeight w:val="20"/>
          <w:del w:id="1967" w:author="C.H.M. Maas" w:date="2022-06-09T11:05:00Z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96948EA" w14:textId="31C526AD" w:rsidR="003240C8" w:rsidRPr="005B2974" w:rsidDel="001A7844" w:rsidRDefault="003240C8" w:rsidP="00B34A9D">
            <w:pPr>
              <w:spacing w:after="0"/>
              <w:rPr>
                <w:del w:id="1968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1F2E92" w14:textId="31D39422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69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70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HR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4A70BA" w14:textId="562272E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71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72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CI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CD379AB" w14:textId="473ECE6D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73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74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HR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EF76C1" w14:textId="4CD4E2CE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75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76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CI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8AB9796" w14:textId="167444B3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77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78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Main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E34EA6" w14:textId="0B334926" w:rsidR="003240C8" w:rsidRPr="005B2974" w:rsidDel="001A7844" w:rsidRDefault="003240C8" w:rsidP="00B34A9D">
            <w:pPr>
              <w:pStyle w:val="Compact"/>
              <w:spacing w:before="0" w:after="0"/>
              <w:jc w:val="center"/>
              <w:rPr>
                <w:del w:id="1979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80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Int.</w:delText>
              </w:r>
            </w:del>
          </w:p>
        </w:tc>
      </w:tr>
      <w:tr w:rsidR="002B1B37" w:rsidRPr="004E0AC8" w:rsidDel="001A7844" w14:paraId="60CEADD9" w14:textId="55AA4189" w:rsidTr="00B34A9D">
        <w:trPr>
          <w:trHeight w:val="20"/>
          <w:del w:id="1981" w:author="C.H.M. Maas" w:date="2022-06-09T11:05:00Z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B8D3DC8" w14:textId="53AE15ED" w:rsidR="002B1B37" w:rsidRPr="005B2974" w:rsidDel="001A7844" w:rsidRDefault="002B1B37" w:rsidP="002B1B37">
            <w:pPr>
              <w:pStyle w:val="Compact"/>
              <w:spacing w:before="0" w:after="0"/>
              <w:rPr>
                <w:del w:id="1982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83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Positive SN status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87EEE9" w14:textId="588BF44C" w:rsidR="002B1B37" w:rsidRPr="005B2974" w:rsidDel="001A7844" w:rsidRDefault="002B1B37" w:rsidP="002B1B37">
            <w:pPr>
              <w:spacing w:after="0"/>
              <w:jc w:val="center"/>
              <w:rPr>
                <w:del w:id="198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E51E89" w14:textId="0C27E13A" w:rsidR="002B1B37" w:rsidRPr="005B2974" w:rsidDel="001A7844" w:rsidRDefault="002B1B37" w:rsidP="002B1B37">
            <w:pPr>
              <w:spacing w:after="0"/>
              <w:jc w:val="center"/>
              <w:rPr>
                <w:del w:id="198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D148F5" w14:textId="7B90397E" w:rsidR="002B1B37" w:rsidRPr="005B2974" w:rsidDel="001A7844" w:rsidRDefault="002B1B37" w:rsidP="002B1B37">
            <w:pPr>
              <w:spacing w:after="0"/>
              <w:jc w:val="center"/>
              <w:rPr>
                <w:del w:id="198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98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198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3.08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E8BB04" w14:textId="349BDC4B" w:rsidR="002B1B37" w:rsidRPr="005B2974" w:rsidDel="001A7844" w:rsidRDefault="002B1B37" w:rsidP="002B1B37">
            <w:pPr>
              <w:spacing w:after="0"/>
              <w:jc w:val="center"/>
              <w:rPr>
                <w:del w:id="198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99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199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[2.54; 3.74]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5B6463" w14:textId="0B454650" w:rsidR="002B1B37" w:rsidRPr="005B2974" w:rsidDel="001A7844" w:rsidRDefault="002B1B37" w:rsidP="002B1B37">
            <w:pPr>
              <w:spacing w:after="0"/>
              <w:jc w:val="center"/>
              <w:rPr>
                <w:del w:id="199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199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199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140.5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7254D" w14:textId="7BA72102" w:rsidR="002B1B37" w:rsidRPr="005B2974" w:rsidDel="001A7844" w:rsidRDefault="002B1B37" w:rsidP="002B1B37">
            <w:pPr>
              <w:spacing w:after="0"/>
              <w:jc w:val="center"/>
              <w:rPr>
                <w:del w:id="199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39F80150" w14:textId="08301679" w:rsidTr="00B34A9D">
        <w:trPr>
          <w:trHeight w:val="20"/>
          <w:del w:id="1996" w:author="C.H.M. Maas" w:date="2022-06-09T11:05:00Z"/>
        </w:trPr>
        <w:tc>
          <w:tcPr>
            <w:tcW w:w="0" w:type="auto"/>
            <w:vAlign w:val="center"/>
          </w:tcPr>
          <w:p w14:paraId="73F0447B" w14:textId="60E3DADB" w:rsidR="002B1B37" w:rsidRPr="005B2974" w:rsidDel="001A7844" w:rsidRDefault="002B1B37" w:rsidP="002B1B37">
            <w:pPr>
              <w:pStyle w:val="Compact"/>
              <w:spacing w:before="0" w:after="0"/>
              <w:rPr>
                <w:del w:id="1997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1998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Age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801D0A" w14:textId="35CD429F" w:rsidR="002B1B37" w:rsidRPr="005B2974" w:rsidDel="001A7844" w:rsidRDefault="002B1B37" w:rsidP="002B1B37">
            <w:pPr>
              <w:spacing w:after="0"/>
              <w:jc w:val="center"/>
              <w:rPr>
                <w:del w:id="199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0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0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E6FA4D" w14:textId="6C167280" w:rsidR="002B1B37" w:rsidRPr="005B2974" w:rsidDel="001A7844" w:rsidRDefault="002B1B37" w:rsidP="002B1B37">
            <w:pPr>
              <w:spacing w:after="0"/>
              <w:jc w:val="center"/>
              <w:rPr>
                <w:del w:id="200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0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0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1D2480" w14:textId="3579BC8F" w:rsidR="002B1B37" w:rsidRPr="005B2974" w:rsidDel="001A7844" w:rsidRDefault="002B1B37" w:rsidP="002B1B37">
            <w:pPr>
              <w:spacing w:after="0"/>
              <w:jc w:val="center"/>
              <w:rPr>
                <w:del w:id="200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0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0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1.47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0E3C1C" w14:textId="2CC326FB" w:rsidR="002B1B37" w:rsidRPr="005B2974" w:rsidDel="001A7844" w:rsidRDefault="002B1B37" w:rsidP="002B1B37">
            <w:pPr>
              <w:spacing w:after="0"/>
              <w:jc w:val="center"/>
              <w:rPr>
                <w:del w:id="200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0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1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[1.15; 1.89]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4D084" w14:textId="08E1508F" w:rsidR="002B1B37" w:rsidRPr="005B2974" w:rsidDel="001A7844" w:rsidRDefault="002B1B37" w:rsidP="002B1B37">
            <w:pPr>
              <w:spacing w:after="0"/>
              <w:jc w:val="center"/>
              <w:rPr>
                <w:del w:id="201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1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1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049B1" w14:textId="46DC3027" w:rsidR="002B1B37" w:rsidRPr="005B2974" w:rsidDel="001A7844" w:rsidRDefault="002B1B37" w:rsidP="002B1B37">
            <w:pPr>
              <w:spacing w:after="0"/>
              <w:jc w:val="center"/>
              <w:rPr>
                <w:del w:id="201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2944DE53" w14:textId="3559A166" w:rsidTr="00B34A9D">
        <w:trPr>
          <w:trHeight w:val="20"/>
          <w:del w:id="2015" w:author="C.H.M. Maas" w:date="2022-06-09T11:05:00Z"/>
        </w:trPr>
        <w:tc>
          <w:tcPr>
            <w:tcW w:w="0" w:type="auto"/>
            <w:vAlign w:val="center"/>
          </w:tcPr>
          <w:p w14:paraId="7A57371F" w14:textId="5FDD0748" w:rsidR="002B1B37" w:rsidRPr="005B2974" w:rsidDel="001A7844" w:rsidRDefault="002B1B37" w:rsidP="002B1B37">
            <w:pPr>
              <w:pStyle w:val="Compact"/>
              <w:spacing w:before="0" w:after="0"/>
              <w:rPr>
                <w:del w:id="2016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017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Ulceration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A9106" w14:textId="21CD5182" w:rsidR="002B1B37" w:rsidRPr="005B2974" w:rsidDel="001A7844" w:rsidRDefault="002B1B37" w:rsidP="002B1B37">
            <w:pPr>
              <w:spacing w:after="0"/>
              <w:jc w:val="center"/>
              <w:rPr>
                <w:del w:id="201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1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2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CAA19F" w14:textId="4CB662A7" w:rsidR="002B1B37" w:rsidRPr="005B2974" w:rsidDel="001A7844" w:rsidRDefault="002B1B37" w:rsidP="002B1B37">
            <w:pPr>
              <w:spacing w:after="0"/>
              <w:jc w:val="center"/>
              <w:rPr>
                <w:del w:id="202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2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2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[1.45; 2.03]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A70FC8" w14:textId="19D19AD2" w:rsidR="002B1B37" w:rsidRPr="005B2974" w:rsidDel="001A7844" w:rsidRDefault="002B1B37" w:rsidP="002B1B37">
            <w:pPr>
              <w:spacing w:after="0"/>
              <w:jc w:val="center"/>
              <w:rPr>
                <w:del w:id="202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25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26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1.71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1515EB" w14:textId="72F598B5" w:rsidR="002B1B37" w:rsidRPr="005B2974" w:rsidDel="001A7844" w:rsidRDefault="002B1B37" w:rsidP="002B1B37">
            <w:pPr>
              <w:spacing w:after="0"/>
              <w:jc w:val="center"/>
              <w:rPr>
                <w:del w:id="202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28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29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[1.45; 2.03]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F69CEE" w14:textId="698AC267" w:rsidR="002B1B37" w:rsidRPr="005B2974" w:rsidDel="001A7844" w:rsidRDefault="002B1B37" w:rsidP="002B1B37">
            <w:pPr>
              <w:spacing w:after="0"/>
              <w:jc w:val="center"/>
              <w:rPr>
                <w:del w:id="203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31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32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39.5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EF3805" w14:textId="0B50C9C7" w:rsidR="002B1B37" w:rsidRPr="005B2974" w:rsidDel="001A7844" w:rsidRDefault="002B1B37" w:rsidP="002B1B37">
            <w:pPr>
              <w:spacing w:after="0"/>
              <w:jc w:val="center"/>
              <w:rPr>
                <w:del w:id="203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5C14E73D" w14:textId="19BE4672" w:rsidTr="00B34A9D">
        <w:trPr>
          <w:trHeight w:val="20"/>
          <w:del w:id="2034" w:author="C.H.M. Maas" w:date="2022-06-09T11:05:00Z"/>
        </w:trPr>
        <w:tc>
          <w:tcPr>
            <w:tcW w:w="0" w:type="auto"/>
            <w:vAlign w:val="center"/>
          </w:tcPr>
          <w:p w14:paraId="5211ED12" w14:textId="4DA1DD88" w:rsidR="002B1B37" w:rsidRPr="005B2974" w:rsidDel="001A7844" w:rsidRDefault="002B1B37" w:rsidP="002B1B37">
            <w:pPr>
              <w:pStyle w:val="Compact"/>
              <w:spacing w:before="0" w:after="0"/>
              <w:rPr>
                <w:del w:id="2035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036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Location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099FE" w14:textId="55BC76AF" w:rsidR="002B1B37" w:rsidRPr="005B2974" w:rsidDel="001A7844" w:rsidRDefault="002B1B37" w:rsidP="002B1B37">
            <w:pPr>
              <w:spacing w:after="0"/>
              <w:jc w:val="center"/>
              <w:rPr>
                <w:del w:id="2037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E05F91" w14:textId="3A21EDF8" w:rsidR="002B1B37" w:rsidRPr="005B2974" w:rsidDel="001A7844" w:rsidRDefault="002B1B37" w:rsidP="002B1B37">
            <w:pPr>
              <w:spacing w:after="0"/>
              <w:jc w:val="center"/>
              <w:rPr>
                <w:del w:id="2038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F23A8" w14:textId="42B30721" w:rsidR="002B1B37" w:rsidRPr="005B2974" w:rsidDel="001A7844" w:rsidRDefault="002B1B37" w:rsidP="002B1B37">
            <w:pPr>
              <w:spacing w:after="0"/>
              <w:jc w:val="center"/>
              <w:rPr>
                <w:del w:id="2039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79FAD" w14:textId="69255421" w:rsidR="002B1B37" w:rsidRPr="005B2974" w:rsidDel="001A7844" w:rsidRDefault="002B1B37" w:rsidP="002B1B37">
            <w:pPr>
              <w:spacing w:after="0"/>
              <w:jc w:val="center"/>
              <w:rPr>
                <w:del w:id="2040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4579CE" w14:textId="58195958" w:rsidR="002B1B37" w:rsidRPr="005B2974" w:rsidDel="001A7844" w:rsidRDefault="002B1B37" w:rsidP="002B1B37">
            <w:pPr>
              <w:spacing w:after="0"/>
              <w:jc w:val="center"/>
              <w:rPr>
                <w:del w:id="2041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5E9207" w14:textId="5F855943" w:rsidR="002B1B37" w:rsidRPr="005B2974" w:rsidDel="001A7844" w:rsidRDefault="002B1B37" w:rsidP="002B1B37">
            <w:pPr>
              <w:spacing w:after="0"/>
              <w:jc w:val="center"/>
              <w:rPr>
                <w:del w:id="2042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55D51EB9" w14:textId="4B13C8E5" w:rsidTr="00B34A9D">
        <w:trPr>
          <w:trHeight w:val="20"/>
          <w:del w:id="2043" w:author="C.H.M. Maas" w:date="2022-06-09T11:05:00Z"/>
        </w:trPr>
        <w:tc>
          <w:tcPr>
            <w:tcW w:w="0" w:type="auto"/>
            <w:vAlign w:val="center"/>
          </w:tcPr>
          <w:p w14:paraId="28F8010E" w14:textId="4A679EA3" w:rsidR="002B1B37" w:rsidRPr="005B2974" w:rsidDel="001A7844" w:rsidRDefault="002B1B37" w:rsidP="002B1B37">
            <w:pPr>
              <w:pStyle w:val="Compact"/>
              <w:spacing w:before="0" w:after="0"/>
              <w:rPr>
                <w:del w:id="2044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2045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Arm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4D2D28" w14:textId="4F976790" w:rsidR="002B1B37" w:rsidRPr="005B2974" w:rsidDel="001A7844" w:rsidRDefault="002B1B37" w:rsidP="002B1B37">
            <w:pPr>
              <w:spacing w:after="0"/>
              <w:jc w:val="center"/>
              <w:rPr>
                <w:del w:id="204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47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48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CA44C7" w14:textId="7E6CEF07" w:rsidR="002B1B37" w:rsidRPr="005B2974" w:rsidDel="001A7844" w:rsidRDefault="002B1B37" w:rsidP="002B1B37">
            <w:pPr>
              <w:spacing w:after="0"/>
              <w:jc w:val="center"/>
              <w:rPr>
                <w:del w:id="204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BD59AF" w14:textId="05069FB9" w:rsidR="002B1B37" w:rsidRPr="005B2974" w:rsidDel="001A7844" w:rsidRDefault="002B1B37" w:rsidP="002B1B37">
            <w:pPr>
              <w:spacing w:after="0"/>
              <w:jc w:val="center"/>
              <w:rPr>
                <w:del w:id="205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51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52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(ref)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269525" w14:textId="6A2A2C4F" w:rsidR="002B1B37" w:rsidRPr="005B2974" w:rsidDel="001A7844" w:rsidRDefault="002B1B37" w:rsidP="002B1B37">
            <w:pPr>
              <w:spacing w:after="0"/>
              <w:jc w:val="center"/>
              <w:rPr>
                <w:del w:id="205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348EFA" w14:textId="6EF2C410" w:rsidR="002B1B37" w:rsidRPr="005B2974" w:rsidDel="001A7844" w:rsidRDefault="002B1B37" w:rsidP="002B1B37">
            <w:pPr>
              <w:spacing w:after="0"/>
              <w:jc w:val="center"/>
              <w:rPr>
                <w:del w:id="205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5DBAD3" w14:textId="72589332" w:rsidR="002B1B37" w:rsidRPr="005B2974" w:rsidDel="001A7844" w:rsidRDefault="002B1B37" w:rsidP="002B1B37">
            <w:pPr>
              <w:spacing w:after="0"/>
              <w:jc w:val="center"/>
              <w:rPr>
                <w:del w:id="205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5A7A693D" w14:textId="351C0ACA" w:rsidTr="00B34A9D">
        <w:trPr>
          <w:trHeight w:val="20"/>
          <w:del w:id="2056" w:author="C.H.M. Maas" w:date="2022-06-09T11:05:00Z"/>
        </w:trPr>
        <w:tc>
          <w:tcPr>
            <w:tcW w:w="0" w:type="auto"/>
            <w:vAlign w:val="center"/>
          </w:tcPr>
          <w:p w14:paraId="6C0880FC" w14:textId="3F69BB19" w:rsidR="002B1B37" w:rsidRPr="005B2974" w:rsidDel="001A7844" w:rsidRDefault="002B1B37" w:rsidP="002B1B37">
            <w:pPr>
              <w:pStyle w:val="Compact"/>
              <w:spacing w:before="0" w:after="0"/>
              <w:rPr>
                <w:del w:id="2057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2058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Leg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494553" w14:textId="4428026D" w:rsidR="002B1B37" w:rsidRPr="005B2974" w:rsidDel="001A7844" w:rsidRDefault="002B1B37" w:rsidP="002B1B37">
            <w:pPr>
              <w:spacing w:after="0"/>
              <w:jc w:val="center"/>
              <w:rPr>
                <w:del w:id="2059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60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61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1.33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F54BB5" w14:textId="528FD6A3" w:rsidR="002B1B37" w:rsidRPr="005B2974" w:rsidDel="001A7844" w:rsidRDefault="002B1B37" w:rsidP="002B1B37">
            <w:pPr>
              <w:spacing w:after="0"/>
              <w:jc w:val="center"/>
              <w:rPr>
                <w:del w:id="206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6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6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1.76]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62E54" w14:textId="2FEDE64A" w:rsidR="002B1B37" w:rsidRPr="005B2974" w:rsidDel="001A7844" w:rsidRDefault="002B1B37" w:rsidP="002B1B37">
            <w:pPr>
              <w:spacing w:after="0"/>
              <w:jc w:val="center"/>
              <w:rPr>
                <w:del w:id="206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6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6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1.33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C229C" w14:textId="5FF84688" w:rsidR="002B1B37" w:rsidRPr="005B2974" w:rsidDel="001A7844" w:rsidRDefault="002B1B37" w:rsidP="002B1B37">
            <w:pPr>
              <w:spacing w:after="0"/>
              <w:jc w:val="center"/>
              <w:rPr>
                <w:del w:id="206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6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7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[1.01; 1.76]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988932" w14:textId="46CC4D6F" w:rsidR="002B1B37" w:rsidRPr="005B2974" w:rsidDel="001A7844" w:rsidRDefault="002B1B37" w:rsidP="002B1B37">
            <w:pPr>
              <w:spacing w:after="0"/>
              <w:jc w:val="center"/>
              <w:rPr>
                <w:del w:id="207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7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7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22.1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D42ACB" w14:textId="26C38041" w:rsidR="002B1B37" w:rsidRPr="005B2974" w:rsidDel="001A7844" w:rsidRDefault="002B1B37" w:rsidP="002B1B37">
            <w:pPr>
              <w:spacing w:after="0"/>
              <w:jc w:val="center"/>
              <w:rPr>
                <w:del w:id="207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004FE503" w14:textId="6496F6FD" w:rsidTr="00B34A9D">
        <w:trPr>
          <w:trHeight w:val="20"/>
          <w:del w:id="2075" w:author="C.H.M. Maas" w:date="2022-06-09T11:05:00Z"/>
        </w:trPr>
        <w:tc>
          <w:tcPr>
            <w:tcW w:w="0" w:type="auto"/>
            <w:vAlign w:val="center"/>
          </w:tcPr>
          <w:p w14:paraId="25242B8B" w14:textId="3D43B36E" w:rsidR="002B1B37" w:rsidRPr="005B2974" w:rsidDel="001A7844" w:rsidRDefault="002B1B37" w:rsidP="002B1B37">
            <w:pPr>
              <w:pStyle w:val="Compact"/>
              <w:spacing w:before="0" w:after="0"/>
              <w:rPr>
                <w:del w:id="2076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2077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Trunk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739ED" w14:textId="7204F30A" w:rsidR="002B1B37" w:rsidRPr="005B2974" w:rsidDel="001A7844" w:rsidRDefault="002B1B37" w:rsidP="002B1B37">
            <w:pPr>
              <w:spacing w:after="0"/>
              <w:jc w:val="center"/>
              <w:rPr>
                <w:del w:id="207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7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8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662F68" w14:textId="0D30B88C" w:rsidR="002B1B37" w:rsidRPr="005B2974" w:rsidDel="001A7844" w:rsidRDefault="002B1B37" w:rsidP="002B1B37">
            <w:pPr>
              <w:spacing w:after="0"/>
              <w:jc w:val="center"/>
              <w:rPr>
                <w:del w:id="208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8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8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[1.16; 1.98]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35A1CB" w14:textId="14C61A70" w:rsidR="002B1B37" w:rsidRPr="005B2974" w:rsidDel="001A7844" w:rsidRDefault="002B1B37" w:rsidP="002B1B37">
            <w:pPr>
              <w:spacing w:after="0"/>
              <w:jc w:val="center"/>
              <w:rPr>
                <w:del w:id="208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85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86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1.52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CA9A2" w14:textId="4E071ABF" w:rsidR="002B1B37" w:rsidRPr="005B2974" w:rsidDel="001A7844" w:rsidRDefault="002B1B37" w:rsidP="002B1B37">
            <w:pPr>
              <w:spacing w:after="0"/>
              <w:jc w:val="center"/>
              <w:rPr>
                <w:del w:id="208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88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89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[1.16; 1.98]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54913B" w14:textId="0199E769" w:rsidR="002B1B37" w:rsidRPr="005B2974" w:rsidDel="001A7844" w:rsidRDefault="002B1B37" w:rsidP="002B1B37">
            <w:pPr>
              <w:spacing w:after="0"/>
              <w:jc w:val="center"/>
              <w:rPr>
                <w:del w:id="2090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54550F" w14:textId="084F4857" w:rsidR="002B1B37" w:rsidRPr="005B2974" w:rsidDel="001A7844" w:rsidRDefault="002B1B37" w:rsidP="002B1B37">
            <w:pPr>
              <w:spacing w:after="0"/>
              <w:jc w:val="center"/>
              <w:rPr>
                <w:del w:id="209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545EA91A" w14:textId="2F1EBBE9" w:rsidTr="00B34A9D">
        <w:trPr>
          <w:trHeight w:val="20"/>
          <w:del w:id="2092" w:author="C.H.M. Maas" w:date="2022-06-09T11:05:00Z"/>
        </w:trPr>
        <w:tc>
          <w:tcPr>
            <w:tcW w:w="0" w:type="auto"/>
            <w:vAlign w:val="center"/>
          </w:tcPr>
          <w:p w14:paraId="14115F49" w14:textId="0090036C" w:rsidR="002B1B37" w:rsidRPr="005B2974" w:rsidDel="001A7844" w:rsidRDefault="002B1B37" w:rsidP="002B1B37">
            <w:pPr>
              <w:pStyle w:val="Compact"/>
              <w:spacing w:before="0" w:after="0"/>
              <w:rPr>
                <w:del w:id="2093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2094" w:author="C.H.M. Maas" w:date="2022-06-09T11:05:00Z">
              <w:r w:rsidRPr="005B2974" w:rsidDel="001A7844">
                <w:rPr>
                  <w:rFonts w:ascii="Arial" w:hAnsi="Arial" w:cs="Arial"/>
                  <w:sz w:val="22"/>
                  <w:szCs w:val="22"/>
                  <w:lang w:val="en-GB"/>
                </w:rPr>
                <w:delText xml:space="preserve">   Head and neck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813A06" w14:textId="3C5F251B" w:rsidR="002B1B37" w:rsidRPr="005B2974" w:rsidDel="001A7844" w:rsidRDefault="002B1B37" w:rsidP="002B1B37">
            <w:pPr>
              <w:spacing w:after="0"/>
              <w:jc w:val="center"/>
              <w:rPr>
                <w:del w:id="209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9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09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9C03D3" w14:textId="2F53A239" w:rsidR="002B1B37" w:rsidRPr="005B2974" w:rsidDel="001A7844" w:rsidRDefault="002B1B37" w:rsidP="002B1B37">
            <w:pPr>
              <w:spacing w:after="0"/>
              <w:jc w:val="center"/>
              <w:rPr>
                <w:del w:id="209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09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0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[1.55; 3.04]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4BAD9E" w14:textId="6117F427" w:rsidR="002B1B37" w:rsidRPr="005B2974" w:rsidDel="001A7844" w:rsidRDefault="002B1B37" w:rsidP="002B1B37">
            <w:pPr>
              <w:spacing w:after="0"/>
              <w:jc w:val="center"/>
              <w:rPr>
                <w:del w:id="210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0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0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2.17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503289" w14:textId="337D5F9E" w:rsidR="002B1B37" w:rsidRPr="005B2974" w:rsidDel="001A7844" w:rsidRDefault="002B1B37" w:rsidP="002B1B37">
            <w:pPr>
              <w:spacing w:after="0"/>
              <w:jc w:val="center"/>
              <w:rPr>
                <w:del w:id="210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05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06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[1.55; 3.04]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AF64B9" w14:textId="6BC9F70E" w:rsidR="002B1B37" w:rsidRPr="005B2974" w:rsidDel="001A7844" w:rsidRDefault="002B1B37" w:rsidP="002B1B37">
            <w:pPr>
              <w:spacing w:after="0"/>
              <w:jc w:val="center"/>
              <w:rPr>
                <w:del w:id="210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7D478" w14:textId="3E17B8F1" w:rsidR="002B1B37" w:rsidRPr="005B2974" w:rsidDel="001A7844" w:rsidRDefault="002B1B37" w:rsidP="002B1B37">
            <w:pPr>
              <w:spacing w:after="0"/>
              <w:jc w:val="center"/>
              <w:rPr>
                <w:del w:id="210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2BAF2FA3" w14:textId="62197676" w:rsidTr="00B34A9D">
        <w:trPr>
          <w:trHeight w:val="20"/>
          <w:del w:id="2109" w:author="C.H.M. Maas" w:date="2022-06-09T11:05:00Z"/>
        </w:trPr>
        <w:tc>
          <w:tcPr>
            <w:tcW w:w="0" w:type="auto"/>
            <w:vAlign w:val="center"/>
          </w:tcPr>
          <w:p w14:paraId="4E8A3C69" w14:textId="443AAAD1" w:rsidR="002B1B37" w:rsidRPr="005B2974" w:rsidDel="001A7844" w:rsidRDefault="002B1B37" w:rsidP="002B1B37">
            <w:pPr>
              <w:pStyle w:val="Compact"/>
              <w:spacing w:before="0" w:after="0"/>
              <w:rPr>
                <w:del w:id="2110" w:author="C.H.M. Maas" w:date="2022-06-09T11:05:00Z"/>
                <w:rFonts w:ascii="Arial" w:hAnsi="Arial" w:cs="Arial"/>
                <w:sz w:val="22"/>
                <w:szCs w:val="22"/>
                <w:lang w:val="en-GB"/>
              </w:rPr>
            </w:pPr>
            <w:del w:id="2111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Breslow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3C6C8D" w14:textId="41121F66" w:rsidR="002B1B37" w:rsidRPr="005B2974" w:rsidDel="001A7844" w:rsidRDefault="002B1B37" w:rsidP="002B1B37">
            <w:pPr>
              <w:spacing w:after="0"/>
              <w:jc w:val="center"/>
              <w:rPr>
                <w:del w:id="2112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13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14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2.46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1D1FFC" w14:textId="3C3760DA" w:rsidR="002B1B37" w:rsidRPr="005B2974" w:rsidDel="001A7844" w:rsidRDefault="002B1B37" w:rsidP="002B1B37">
            <w:pPr>
              <w:spacing w:after="0"/>
              <w:jc w:val="center"/>
              <w:rPr>
                <w:del w:id="211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1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1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[2.16; 2.80]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0DA51" w14:textId="06D50EC1" w:rsidR="002B1B37" w:rsidRPr="005B2974" w:rsidDel="001A7844" w:rsidRDefault="002B1B37" w:rsidP="002B1B37">
            <w:pPr>
              <w:spacing w:after="0"/>
              <w:jc w:val="center"/>
              <w:rPr>
                <w:del w:id="211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1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2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1.62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A4321D" w14:textId="41A83175" w:rsidR="002B1B37" w:rsidRPr="005B2974" w:rsidDel="001A7844" w:rsidRDefault="002B1B37" w:rsidP="002B1B37">
            <w:pPr>
              <w:spacing w:after="0"/>
              <w:jc w:val="center"/>
              <w:rPr>
                <w:del w:id="212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2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2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[1.16; 2.26]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235076" w14:textId="4177C2CB" w:rsidR="002B1B37" w:rsidRPr="005B2974" w:rsidDel="001A7844" w:rsidRDefault="002B1B37" w:rsidP="002B1B37">
            <w:pPr>
              <w:spacing w:after="0"/>
              <w:jc w:val="center"/>
              <w:rPr>
                <w:del w:id="212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25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26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207.7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D2951B" w14:textId="764C244C" w:rsidR="002B1B37" w:rsidRPr="005B2974" w:rsidDel="001A7844" w:rsidRDefault="002B1B37" w:rsidP="002B1B37">
            <w:pPr>
              <w:spacing w:after="0"/>
              <w:jc w:val="center"/>
              <w:rPr>
                <w:del w:id="212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28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29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16.1</w:delText>
              </w:r>
            </w:del>
          </w:p>
        </w:tc>
      </w:tr>
      <w:tr w:rsidR="002B1B37" w:rsidRPr="004E0AC8" w:rsidDel="001A7844" w14:paraId="33DAE5F8" w14:textId="067AC8FC" w:rsidTr="00235E72">
        <w:trPr>
          <w:trHeight w:val="20"/>
          <w:del w:id="2130" w:author="C.H.M. Maas" w:date="2022-06-09T11:05:00Z"/>
        </w:trPr>
        <w:tc>
          <w:tcPr>
            <w:tcW w:w="0" w:type="auto"/>
            <w:vAlign w:val="center"/>
          </w:tcPr>
          <w:p w14:paraId="7AC33962" w14:textId="5C879D06" w:rsidR="002B1B37" w:rsidRPr="005B2974" w:rsidDel="001A7844" w:rsidRDefault="002B1B37" w:rsidP="002B1B37">
            <w:pPr>
              <w:pStyle w:val="Compact"/>
              <w:spacing w:before="0" w:after="0"/>
              <w:rPr>
                <w:del w:id="2131" w:author="C.H.M. Maas" w:date="2022-06-09T11:05:00Z"/>
                <w:rFonts w:ascii="Arial" w:hAnsi="Arial" w:cs="Arial"/>
                <w:b/>
                <w:sz w:val="22"/>
                <w:szCs w:val="22"/>
                <w:lang w:val="en-GB"/>
              </w:rPr>
            </w:pPr>
            <w:del w:id="2132" w:author="C.H.M. Maas" w:date="2022-06-09T11:05:00Z">
              <w:r w:rsidRPr="005B2974" w:rsidDel="001A7844">
                <w:rPr>
                  <w:rFonts w:ascii="Arial" w:hAnsi="Arial" w:cs="Arial"/>
                  <w:b/>
                  <w:sz w:val="22"/>
                  <w:szCs w:val="22"/>
                  <w:lang w:val="en-GB"/>
                </w:rPr>
                <w:delText>SN tumour burden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7D5525" w14:textId="599FD8E7" w:rsidR="002B1B37" w:rsidRPr="005B2974" w:rsidDel="001A7844" w:rsidRDefault="002B1B37" w:rsidP="002B1B37">
            <w:pPr>
              <w:spacing w:after="0"/>
              <w:jc w:val="center"/>
              <w:rPr>
                <w:del w:id="2133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383FB0" w14:textId="6450FB12" w:rsidR="002B1B37" w:rsidRPr="005B2974" w:rsidDel="001A7844" w:rsidRDefault="002B1B37" w:rsidP="002B1B37">
            <w:pPr>
              <w:spacing w:after="0"/>
              <w:jc w:val="center"/>
              <w:rPr>
                <w:del w:id="213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F01536" w14:textId="11A97BB0" w:rsidR="002B1B37" w:rsidRPr="005B2974" w:rsidDel="001A7844" w:rsidRDefault="002B1B37" w:rsidP="002B1B37">
            <w:pPr>
              <w:spacing w:after="0"/>
              <w:jc w:val="center"/>
              <w:rPr>
                <w:del w:id="213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36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37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1.23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6A7D07" w14:textId="08FE22CD" w:rsidR="002B1B37" w:rsidRPr="005B2974" w:rsidDel="001A7844" w:rsidRDefault="002B1B37" w:rsidP="002B1B37">
            <w:pPr>
              <w:spacing w:after="0"/>
              <w:jc w:val="center"/>
              <w:rPr>
                <w:del w:id="213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3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4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[1.12; 1.35]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B4929" w14:textId="7B8F6983" w:rsidR="002B1B37" w:rsidRPr="005B2974" w:rsidDel="001A7844" w:rsidRDefault="002B1B37" w:rsidP="002B1B37">
            <w:pPr>
              <w:spacing w:after="0"/>
              <w:jc w:val="center"/>
              <w:rPr>
                <w:del w:id="214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4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4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19.2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429F02" w14:textId="47CFB5B5" w:rsidR="002B1B37" w:rsidRPr="005B2974" w:rsidDel="001A7844" w:rsidRDefault="002B1B37" w:rsidP="002B1B37">
            <w:pPr>
              <w:spacing w:after="0"/>
              <w:jc w:val="center"/>
              <w:rPr>
                <w:del w:id="214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2B1B37" w:rsidRPr="004E0AC8" w:rsidDel="001A7844" w14:paraId="392E2D4D" w14:textId="085E2D56" w:rsidTr="004D1A64">
        <w:trPr>
          <w:trHeight w:val="20"/>
          <w:del w:id="2145" w:author="C.H.M. Maas" w:date="2022-06-09T11:05:00Z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FB5378D" w14:textId="3CDDC780" w:rsidR="002B1B37" w:rsidRPr="00BE45AF" w:rsidDel="001A7844" w:rsidRDefault="002B1B37" w:rsidP="002B1B37">
            <w:pPr>
              <w:pStyle w:val="Compact"/>
              <w:spacing w:before="0" w:after="0"/>
              <w:rPr>
                <w:del w:id="2146" w:author="C.H.M. Maas" w:date="2022-06-09T11:05:00Z"/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del w:id="2147" w:author="C.H.M. Maas" w:date="2022-06-09T11:05:00Z">
              <w:r w:rsidRPr="005B2974" w:rsidDel="001A7844">
                <w:rPr>
                  <w:rFonts w:ascii="Arial" w:hAnsi="Arial" w:cs="Arial"/>
                  <w:i/>
                  <w:sz w:val="22"/>
                  <w:szCs w:val="22"/>
                  <w:lang w:val="en-GB"/>
                </w:rPr>
                <w:delText>C-index</w:delText>
              </w:r>
              <w:r w:rsidDel="001A7844">
                <w:rPr>
                  <w:rFonts w:ascii="Arial" w:hAnsi="Arial" w:cs="Arial"/>
                  <w:i/>
                  <w:sz w:val="22"/>
                  <w:szCs w:val="22"/>
                  <w:vertAlign w:val="superscript"/>
                  <w:lang w:val="en-GB"/>
                </w:rPr>
                <w:delText>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2121F9" w14:textId="360481C3" w:rsidR="002B1B37" w:rsidRPr="005B2974" w:rsidDel="001A7844" w:rsidRDefault="002B1B37" w:rsidP="002B1B37">
            <w:pPr>
              <w:spacing w:after="0"/>
              <w:jc w:val="center"/>
              <w:rPr>
                <w:del w:id="2148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49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50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0.78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2109C7" w14:textId="3158151D" w:rsidR="002B1B37" w:rsidRPr="005B2974" w:rsidDel="001A7844" w:rsidRDefault="002B1B37" w:rsidP="002B1B37">
            <w:pPr>
              <w:spacing w:after="0"/>
              <w:jc w:val="center"/>
              <w:rPr>
                <w:del w:id="2151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del w:id="2152" w:author="C.H.M. Maas" w:date="2022-06-09T11:05:00Z">
              <w:r w:rsidRPr="004E0AC8" w:rsidDel="001A7844">
                <w:rPr>
                  <w:rFonts w:ascii="Arial" w:hAnsi="Arial" w:cs="Arial"/>
                  <w:color w:val="000000"/>
                  <w:lang w:val="en-GB"/>
                  <w:rPrChange w:id="2153" w:author="C.H.M. Maas" w:date="2022-06-17T13:25:00Z">
                    <w:rPr>
                      <w:rFonts w:ascii="Arial" w:hAnsi="Arial" w:cs="Arial"/>
                      <w:color w:val="000000"/>
                    </w:rPr>
                  </w:rPrChange>
                </w:rPr>
                <w:delText>[0.76; 0.80]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E80D33C" w14:textId="1B2EB734" w:rsidR="002B1B37" w:rsidRPr="005B2974" w:rsidDel="001A7844" w:rsidRDefault="002B1B37" w:rsidP="002B1B37">
            <w:pPr>
              <w:spacing w:after="0"/>
              <w:jc w:val="center"/>
              <w:rPr>
                <w:del w:id="2154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348AA1" w14:textId="6A370C2C" w:rsidR="002B1B37" w:rsidRPr="005B2974" w:rsidDel="001A7844" w:rsidRDefault="002B1B37" w:rsidP="002B1B37">
            <w:pPr>
              <w:spacing w:after="0"/>
              <w:jc w:val="center"/>
              <w:rPr>
                <w:del w:id="2155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DB6F031" w14:textId="5CDADC5C" w:rsidR="002B1B37" w:rsidRPr="005B2974" w:rsidDel="001A7844" w:rsidRDefault="002B1B37" w:rsidP="002B1B37">
            <w:pPr>
              <w:spacing w:after="0"/>
              <w:jc w:val="center"/>
              <w:rPr>
                <w:del w:id="2156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E29805D" w14:textId="5344903C" w:rsidR="002B1B37" w:rsidRPr="005B2974" w:rsidDel="001A7844" w:rsidRDefault="002B1B37" w:rsidP="002B1B37">
            <w:pPr>
              <w:spacing w:after="0"/>
              <w:jc w:val="center"/>
              <w:rPr>
                <w:del w:id="2157" w:author="C.H.M. Maas" w:date="2022-06-09T11:05:00Z"/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1FCCA3A3" w14:textId="5F5A2A74" w:rsidR="00120BD2" w:rsidRPr="005B2974" w:rsidDel="001A7844" w:rsidRDefault="00BE45AF" w:rsidP="008950EC">
      <w:pPr>
        <w:spacing w:after="0" w:line="240" w:lineRule="auto"/>
        <w:rPr>
          <w:del w:id="2158" w:author="C.H.M. Maas" w:date="2022-06-09T11:05:00Z"/>
          <w:rFonts w:ascii="Arial" w:hAnsi="Arial" w:cs="Arial"/>
          <w:lang w:val="en-GB"/>
        </w:rPr>
      </w:pPr>
      <w:del w:id="2159" w:author="C.H.M. Maas" w:date="2022-06-09T11:05:00Z">
        <w:r w:rsidDel="001A7844">
          <w:rPr>
            <w:rFonts w:ascii="Arial" w:hAnsi="Arial" w:cs="Arial"/>
            <w:vertAlign w:val="superscript"/>
            <w:lang w:val="en-GB"/>
          </w:rPr>
          <w:delText>1</w:delText>
        </w:r>
        <w:r w:rsidR="000A7FE6" w:rsidDel="001A7844">
          <w:rPr>
            <w:rFonts w:ascii="Arial" w:hAnsi="Arial" w:cs="Arial"/>
            <w:lang w:val="en-GB"/>
          </w:rPr>
          <w:delText xml:space="preserve">The </w:delText>
        </w:r>
        <w:r w:rsidR="000A7FE6" w:rsidRPr="005B2974" w:rsidDel="001A7844">
          <w:rPr>
            <w:rFonts w:ascii="Arial" w:hAnsi="Arial" w:cs="Arial"/>
            <w:lang w:val="en-GB"/>
          </w:rPr>
          <w:delText>C-index</w:delText>
        </w:r>
        <w:r w:rsidR="000A7FE6" w:rsidDel="001A7844">
          <w:rPr>
            <w:rFonts w:ascii="Arial" w:hAnsi="Arial" w:cs="Arial"/>
            <w:lang w:val="en-GB"/>
          </w:rPr>
          <w:delText xml:space="preserve"> is</w:delText>
        </w:r>
        <w:r w:rsidR="00120BD2" w:rsidRPr="005B2974" w:rsidDel="001A7844">
          <w:rPr>
            <w:rFonts w:ascii="Arial" w:hAnsi="Arial" w:cs="Arial"/>
            <w:lang w:val="en-GB"/>
          </w:rPr>
          <w:delText xml:space="preserve"> corrected for optimism. Abbreviations: SN, sentinel  node; HR, hazard ratio; CI, 95 percent confidence interval; Importance defined by the</w:delText>
        </w:r>
        <w:r w:rsidR="00120BD2" w:rsidRPr="005B2974" w:rsidDel="001A7844">
          <w:rPr>
            <w:rFonts w:ascii="Arial" w:eastAsiaTheme="minorEastAsia" w:hAnsi="Arial" w:cs="Arial"/>
            <w:lang w:val="en-GB"/>
          </w:rPr>
          <w:delText xml:space="preserve"> </w:delText>
        </w:r>
        <w:r w:rsidR="00120BD2" w:rsidRPr="005B2974" w:rsidDel="001A7844">
          <w:rPr>
            <w:rFonts w:ascii="Arial" w:hAnsi="Arial" w:cs="Arial"/>
            <w:lang w:val="en-GB"/>
          </w:rPr>
          <w:delText xml:space="preserve">chi-square Wald-statistic; Main the Wald-statistic for the main effect of the coefficient; Int., the </w:delText>
        </w:r>
        <w:r w:rsidR="00120BD2" w:rsidRPr="005B2974" w:rsidDel="001A7844">
          <w:rPr>
            <w:rFonts w:ascii="Arial" w:eastAsiaTheme="minorEastAsia" w:hAnsi="Arial" w:cs="Arial"/>
            <w:lang w:val="en-GB"/>
          </w:rPr>
          <w:delText xml:space="preserve">Wald-statistic for the </w:delText>
        </w:r>
        <w:r w:rsidR="00120BD2" w:rsidRPr="005B2974" w:rsidDel="001A7844">
          <w:rPr>
            <w:rFonts w:ascii="Arial" w:hAnsi="Arial" w:cs="Arial"/>
            <w:lang w:val="en-GB"/>
          </w:rPr>
          <w:delText>interaction term with positive SN status.</w:delText>
        </w:r>
      </w:del>
    </w:p>
    <w:p w14:paraId="5F8F22E6" w14:textId="113AC8B2" w:rsidR="005C066E" w:rsidRPr="005B2974" w:rsidRDefault="005C066E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744DC304" w14:textId="77777777" w:rsidR="00A73275" w:rsidRDefault="00A73275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684821EF" w14:textId="7B5483B5" w:rsidR="005C066E" w:rsidRPr="005B2974" w:rsidRDefault="005C066E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Other results</w:t>
      </w:r>
    </w:p>
    <w:p w14:paraId="31F96AEA" w14:textId="77777777" w:rsid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</w:p>
    <w:p w14:paraId="6432771D" w14:textId="44A86291" w:rsidR="006601B0" w:rsidRPr="006601B0" w:rsidRDefault="006601B0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 xml:space="preserve">Table S1. </w:t>
      </w:r>
      <w:r w:rsidR="00F22A64">
        <w:rPr>
          <w:rFonts w:ascii="Arial" w:hAnsi="Arial" w:cs="Arial"/>
          <w:b/>
          <w:lang w:val="en-GB"/>
        </w:rPr>
        <w:t>Average n</w:t>
      </w:r>
      <w:r>
        <w:rPr>
          <w:rFonts w:ascii="Arial" w:hAnsi="Arial" w:cs="Arial"/>
          <w:b/>
          <w:lang w:val="en-GB"/>
        </w:rPr>
        <w:t>umber of patients</w:t>
      </w:r>
      <w:r w:rsidR="00FB7240">
        <w:rPr>
          <w:rFonts w:ascii="Arial" w:hAnsi="Arial" w:cs="Arial"/>
          <w:b/>
          <w:lang w:val="en-GB"/>
        </w:rPr>
        <w:t xml:space="preserve"> </w:t>
      </w:r>
      <w:r>
        <w:rPr>
          <w:rFonts w:ascii="Arial" w:hAnsi="Arial" w:cs="Arial"/>
          <w:b/>
          <w:lang w:val="en-GB"/>
        </w:rPr>
        <w:t>in each</w:t>
      </w:r>
      <w:r w:rsidR="001E22C6">
        <w:rPr>
          <w:rFonts w:ascii="Arial" w:hAnsi="Arial" w:cs="Arial"/>
          <w:b/>
          <w:lang w:val="en-GB"/>
        </w:rPr>
        <w:t xml:space="preserve"> class of</w:t>
      </w:r>
      <w:r>
        <w:rPr>
          <w:rFonts w:ascii="Arial" w:hAnsi="Arial" w:cs="Arial"/>
          <w:b/>
          <w:lang w:val="en-GB"/>
        </w:rPr>
        <w:t xml:space="preserve"> AJCC7 and AJCC8 </w:t>
      </w:r>
      <w:r w:rsidR="00B95690">
        <w:rPr>
          <w:rFonts w:ascii="Arial" w:hAnsi="Arial" w:cs="Arial"/>
          <w:b/>
          <w:lang w:val="en-GB"/>
        </w:rPr>
        <w:t>of</w:t>
      </w:r>
      <w:r w:rsidR="00F22A64">
        <w:rPr>
          <w:rFonts w:ascii="Arial" w:hAnsi="Arial" w:cs="Arial"/>
          <w:b/>
          <w:lang w:val="en-GB"/>
        </w:rPr>
        <w:t xml:space="preserve"> the five</w:t>
      </w:r>
      <w:r>
        <w:rPr>
          <w:rFonts w:ascii="Arial" w:hAnsi="Arial" w:cs="Arial"/>
          <w:b/>
          <w:lang w:val="en-GB"/>
        </w:rPr>
        <w:t xml:space="preserve"> </w:t>
      </w:r>
      <w:r w:rsidR="00AC54F0">
        <w:rPr>
          <w:rFonts w:ascii="Arial" w:hAnsi="Arial" w:cs="Arial"/>
          <w:b/>
          <w:lang w:val="en-GB"/>
        </w:rPr>
        <w:t>imputed data sets</w:t>
      </w:r>
      <w:r>
        <w:rPr>
          <w:rFonts w:ascii="Arial" w:hAnsi="Arial" w:cs="Arial"/>
          <w:b/>
          <w:lang w:val="en-GB"/>
        </w:rPr>
        <w:t>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1"/>
        <w:gridCol w:w="837"/>
        <w:gridCol w:w="837"/>
      </w:tblGrid>
      <w:tr w:rsidR="005E03EE" w:rsidRPr="008450A7" w14:paraId="3E3C0BC9" w14:textId="1B5451BB" w:rsidTr="005E03EE">
        <w:trPr>
          <w:trHeight w:val="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4C4E9E0" w14:textId="58DDCDF7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Class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1DC1B8" w14:textId="2E44E688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93ED30" w14:textId="588C5D24" w:rsidR="005E03EE" w:rsidRDefault="005E03EE" w:rsidP="005E03E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0B68BB" w:rsidRPr="008450A7" w14:paraId="24B8178E" w14:textId="2A3E6638" w:rsidTr="00235E72">
        <w:trPr>
          <w:trHeight w:val="57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760C" w14:textId="04676089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DB283E" w14:textId="1DD43EE4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16E9DA" w14:textId="4EFF5BB3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253</w:t>
            </w:r>
          </w:p>
        </w:tc>
      </w:tr>
      <w:tr w:rsidR="000B68BB" w:rsidRPr="008450A7" w14:paraId="39BCDCF9" w14:textId="6F935583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56C5D1B" w14:textId="6F442C1B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FDDC2B" w14:textId="4C2F17F1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1532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07861" w14:textId="012439BE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1496</w:t>
            </w:r>
          </w:p>
        </w:tc>
      </w:tr>
      <w:tr w:rsidR="000B68BB" w:rsidRPr="008450A7" w14:paraId="2223AB7E" w14:textId="155845BD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D761673" w14:textId="2000E43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DE7FA0" w14:textId="3F484701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46C5E2" w14:textId="5ED09FE7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692</w:t>
            </w:r>
          </w:p>
        </w:tc>
      </w:tr>
      <w:tr w:rsidR="000B68BB" w:rsidRPr="008450A7" w14:paraId="1DA0CF7D" w14:textId="7C2473F5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D76C57B" w14:textId="0F380AC2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5D1856" w14:textId="2041CAA4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AD59AB" w14:textId="1E62D370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495</w:t>
            </w:r>
          </w:p>
        </w:tc>
      </w:tr>
      <w:tr w:rsidR="000B68BB" w:rsidRPr="008450A7" w14:paraId="266212F9" w14:textId="0CE77C97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D44B5D1" w14:textId="428C55A4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EF0A5B" w14:textId="16391548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2D090" w14:textId="3498FB7A" w:rsidR="000B68BB" w:rsidRDefault="000B68BB" w:rsidP="000B68B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250</w:t>
            </w:r>
          </w:p>
        </w:tc>
      </w:tr>
      <w:tr w:rsidR="000B68BB" w:rsidRPr="008450A7" w14:paraId="59502F92" w14:textId="30ECA676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7E962D" w14:textId="478D9CD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51A0A7" w14:textId="16254BB7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AFF48" w14:textId="5260FC7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199</w:t>
            </w:r>
          </w:p>
        </w:tc>
      </w:tr>
      <w:tr w:rsidR="000B68BB" w:rsidRPr="008450A7" w14:paraId="285AE08E" w14:textId="73F77B86" w:rsidTr="00235E72">
        <w:trPr>
          <w:trHeight w:val="57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3DE268" w14:textId="759AFF96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02B9C3" w14:textId="7F250D0E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B66DDE" w14:textId="0F113199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208</w:t>
            </w:r>
          </w:p>
        </w:tc>
      </w:tr>
      <w:tr w:rsidR="000B68BB" w:rsidRPr="008450A7" w14:paraId="45D194DE" w14:textId="65191711" w:rsidTr="000B68BB">
        <w:trPr>
          <w:trHeight w:val="57"/>
        </w:trPr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1656D7F" w14:textId="68899877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82C26" w14:textId="575C128F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15359B" w14:textId="0B35EA23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476</w:t>
            </w:r>
          </w:p>
        </w:tc>
      </w:tr>
      <w:tr w:rsidR="000B68BB" w:rsidRPr="008450A7" w14:paraId="3E0B982C" w14:textId="4D8ACDAB" w:rsidTr="000B68BB">
        <w:trPr>
          <w:trHeight w:val="57"/>
        </w:trPr>
        <w:tc>
          <w:tcPr>
            <w:tcW w:w="0" w:type="auto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EB68" w14:textId="25F32BD0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IIID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DBF9382" w14:textId="4BD28202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EC831AC" w14:textId="549CC78D" w:rsidR="000B68BB" w:rsidRPr="008450A7" w:rsidRDefault="000B68BB" w:rsidP="000B68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</w:tr>
    </w:tbl>
    <w:p w14:paraId="7DE5AF3C" w14:textId="2BD569DA" w:rsidR="0005797C" w:rsidRDefault="002E3CEA" w:rsidP="0005797C">
      <w:pPr>
        <w:spacing w:after="0" w:line="240" w:lineRule="auto"/>
        <w:rPr>
          <w:rFonts w:ascii="Arial" w:hAnsi="Arial" w:cs="Arial"/>
          <w:lang w:val="en-GB"/>
        </w:rPr>
      </w:pPr>
      <w:r w:rsidRPr="002E3CEA">
        <w:rPr>
          <w:rFonts w:ascii="Arial" w:hAnsi="Arial" w:cs="Arial"/>
          <w:lang w:val="en-GB"/>
        </w:rPr>
        <w:t xml:space="preserve">*Class IIID </w:t>
      </w:r>
      <w:r w:rsidR="009004BA">
        <w:rPr>
          <w:rFonts w:ascii="Arial" w:hAnsi="Arial" w:cs="Arial"/>
          <w:lang w:val="en-GB"/>
        </w:rPr>
        <w:t xml:space="preserve">is not a class </w:t>
      </w:r>
      <w:r w:rsidR="00340C7E">
        <w:rPr>
          <w:rFonts w:ascii="Arial" w:hAnsi="Arial" w:cs="Arial"/>
          <w:lang w:val="en-GB"/>
        </w:rPr>
        <w:t>defined by</w:t>
      </w:r>
      <w:r w:rsidR="009004BA">
        <w:rPr>
          <w:rFonts w:ascii="Arial" w:hAnsi="Arial" w:cs="Arial"/>
          <w:lang w:val="en-GB"/>
        </w:rPr>
        <w:t xml:space="preserve"> </w:t>
      </w:r>
      <w:r w:rsidR="00556633">
        <w:rPr>
          <w:rFonts w:ascii="Arial" w:hAnsi="Arial" w:cs="Arial"/>
          <w:lang w:val="en-GB"/>
        </w:rPr>
        <w:t>the AJCC7.</w:t>
      </w:r>
    </w:p>
    <w:p w14:paraId="2C981F80" w14:textId="77777777" w:rsidR="002E3CEA" w:rsidRPr="002E3CEA" w:rsidRDefault="002E3CEA" w:rsidP="0005797C">
      <w:pPr>
        <w:spacing w:after="0" w:line="240" w:lineRule="auto"/>
        <w:rPr>
          <w:rFonts w:ascii="Arial" w:hAnsi="Arial" w:cs="Arial"/>
          <w:lang w:val="en-GB"/>
        </w:rPr>
      </w:pPr>
    </w:p>
    <w:p w14:paraId="4F5233CC" w14:textId="3E3BD982" w:rsidR="0005797C" w:rsidRPr="0005797C" w:rsidRDefault="0005797C" w:rsidP="0005797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Table S2.</w:t>
      </w:r>
      <w:r w:rsidR="00E53479">
        <w:rPr>
          <w:rFonts w:ascii="Arial" w:hAnsi="Arial" w:cs="Arial"/>
          <w:b/>
          <w:lang w:val="en-GB"/>
        </w:rPr>
        <w:t xml:space="preserve"> Discriminative performance of the AJCC7 and AJCC8 for</w:t>
      </w:r>
      <w:r w:rsidR="0014712C">
        <w:rPr>
          <w:rFonts w:ascii="Arial" w:hAnsi="Arial" w:cs="Arial"/>
          <w:b/>
          <w:lang w:val="en-GB"/>
        </w:rPr>
        <w:t xml:space="preserve"> all patients, </w:t>
      </w:r>
      <w:r w:rsidR="00CF3EF4">
        <w:rPr>
          <w:rFonts w:ascii="Arial" w:hAnsi="Arial" w:cs="Arial"/>
          <w:b/>
          <w:lang w:val="en-GB"/>
        </w:rPr>
        <w:t>p</w:t>
      </w:r>
      <w:r w:rsidR="0014712C">
        <w:rPr>
          <w:rFonts w:ascii="Arial" w:hAnsi="Arial" w:cs="Arial"/>
          <w:b/>
          <w:lang w:val="en-GB"/>
        </w:rPr>
        <w:t xml:space="preserve">atients with positive sentinel node, or </w:t>
      </w:r>
      <w:r w:rsidR="00CF3EF4">
        <w:rPr>
          <w:rFonts w:ascii="Arial" w:hAnsi="Arial" w:cs="Arial"/>
          <w:b/>
          <w:lang w:val="en-GB"/>
        </w:rPr>
        <w:t xml:space="preserve">patients with </w:t>
      </w:r>
      <w:r w:rsidR="0014712C">
        <w:rPr>
          <w:rFonts w:ascii="Arial" w:hAnsi="Arial" w:cs="Arial"/>
          <w:b/>
          <w:lang w:val="en-GB"/>
        </w:rPr>
        <w:t>negative sentinel node.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4"/>
        <w:gridCol w:w="976"/>
        <w:gridCol w:w="1241"/>
        <w:gridCol w:w="146"/>
        <w:gridCol w:w="976"/>
        <w:gridCol w:w="1241"/>
      </w:tblGrid>
      <w:tr w:rsidR="0005797C" w:rsidRPr="005B2974" w14:paraId="19C60227" w14:textId="77777777" w:rsidTr="00235E72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9ED7B" w14:textId="77777777" w:rsidR="0005797C" w:rsidRPr="00D55C7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384F63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5E4A82A6" w14:textId="77777777" w:rsidR="0005797C" w:rsidRPr="005B2974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82F38B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05797C" w:rsidRPr="005B2974" w14:paraId="1884D99F" w14:textId="77777777" w:rsidTr="00235E7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4D3FF3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9B2672" w14:textId="7E42E014" w:rsidR="0005797C" w:rsidRPr="008E253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1E9CBC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A6FB06A" w14:textId="77777777" w:rsidR="0005797C" w:rsidRPr="005B2974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CF9D5D" w14:textId="669B4803" w:rsidR="0005797C" w:rsidRPr="008E2537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C-index</w:t>
            </w:r>
            <w:r w:rsidR="008E2537">
              <w:rPr>
                <w:rFonts w:ascii="Arial" w:eastAsia="Times New Roman" w:hAnsi="Arial" w:cs="Arial"/>
                <w:color w:val="000000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D4BDDE" w14:textId="77777777" w:rsidR="0005797C" w:rsidRPr="005C066E" w:rsidRDefault="0005797C" w:rsidP="00235E7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eastAsia="Times New Roman" w:hAnsi="Arial" w:cs="Arial"/>
                <w:color w:val="000000"/>
                <w:lang w:eastAsia="nl-NL"/>
              </w:rPr>
              <w:t>CI</w:t>
            </w:r>
          </w:p>
        </w:tc>
      </w:tr>
      <w:tr w:rsidR="002E3CEA" w:rsidRPr="005B2974" w14:paraId="7CFBFEF0" w14:textId="77777777" w:rsidTr="00235E72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D78C9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All</w:t>
            </w:r>
            <w:r w:rsidRPr="005B2974">
              <w:rPr>
                <w:rFonts w:ascii="Arial" w:eastAsia="Times New Roman" w:hAnsi="Arial" w:cs="Arial"/>
                <w:color w:val="000000"/>
                <w:lang w:eastAsia="nl-NL"/>
              </w:rPr>
              <w:t xml:space="preserve"> patients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F9090" w14:textId="33D920A2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99A1C" w14:textId="58CC628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[0.71; 0.75]</w:t>
            </w: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3B2A0E0C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AF29" w14:textId="0FEACEEE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98B5" w14:textId="360AC3F6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[0.72; 0.75]</w:t>
            </w:r>
          </w:p>
        </w:tc>
      </w:tr>
      <w:tr w:rsidR="002E3CEA" w:rsidRPr="005B2974" w14:paraId="73EEAD26" w14:textId="77777777" w:rsidTr="002E3CEA">
        <w:trPr>
          <w:trHeight w:val="300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3D50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D1747" w14:textId="1064345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2EA3E" w14:textId="7AD358A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[0.55; 0.60]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3D011248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7321D" w14:textId="3B5391F1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0.62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A7A33" w14:textId="374D5596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[0.59; 0.64]</w:t>
            </w:r>
          </w:p>
        </w:tc>
      </w:tr>
      <w:tr w:rsidR="002E3CEA" w:rsidRPr="005B2974" w14:paraId="3B7DC9B1" w14:textId="77777777" w:rsidTr="002E3CEA">
        <w:trPr>
          <w:trHeight w:val="30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75749B" w14:textId="77777777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5C066E">
              <w:rPr>
                <w:rFonts w:ascii="Arial" w:eastAsia="Times New Roman" w:hAnsi="Arial" w:cs="Arial"/>
                <w:color w:val="000000"/>
                <w:lang w:eastAsia="nl-NL"/>
              </w:rPr>
              <w:t>Negative SN 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72412" w14:textId="31FD3F2C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F7E23" w14:textId="098A74C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[0.68; 0.73]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96D604" w14:textId="77777777" w:rsidR="002E3CEA" w:rsidRPr="005B2974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D2502" w14:textId="2202A505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A17121" w14:textId="35A8AC9A" w:rsidR="002E3CEA" w:rsidRPr="005C066E" w:rsidRDefault="002E3CEA" w:rsidP="002E3C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>
              <w:rPr>
                <w:rFonts w:ascii="Arial" w:hAnsi="Arial" w:cs="Arial"/>
                <w:color w:val="000000"/>
              </w:rPr>
              <w:t>[0.69; 0.73]</w:t>
            </w:r>
          </w:p>
        </w:tc>
      </w:tr>
    </w:tbl>
    <w:p w14:paraId="7BB18AFE" w14:textId="272980E7" w:rsidR="008450A7" w:rsidRDefault="008E2537" w:rsidP="0059475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vertAlign w:val="superscript"/>
          <w:lang w:val="en-GB"/>
        </w:rPr>
        <w:t>1</w:t>
      </w:r>
      <w:r w:rsidR="000B041B">
        <w:rPr>
          <w:rFonts w:ascii="Arial" w:hAnsi="Arial" w:cs="Arial"/>
          <w:lang w:val="en-GB"/>
        </w:rPr>
        <w:t xml:space="preserve">The </w:t>
      </w:r>
      <w:r w:rsidR="000B041B" w:rsidRPr="005B2974">
        <w:rPr>
          <w:rFonts w:ascii="Arial" w:hAnsi="Arial" w:cs="Arial"/>
          <w:lang w:val="en-GB"/>
        </w:rPr>
        <w:t>C-index</w:t>
      </w:r>
      <w:r w:rsidR="00B80841">
        <w:rPr>
          <w:rFonts w:ascii="Arial" w:hAnsi="Arial" w:cs="Arial"/>
          <w:lang w:val="en-GB"/>
        </w:rPr>
        <w:t xml:space="preserve"> is</w:t>
      </w:r>
      <w:r w:rsidR="000B041B" w:rsidRPr="005B2974">
        <w:rPr>
          <w:rFonts w:ascii="Arial" w:hAnsi="Arial" w:cs="Arial"/>
          <w:lang w:val="en-GB"/>
        </w:rPr>
        <w:t xml:space="preserve"> corrected for optimism</w:t>
      </w:r>
    </w:p>
    <w:p w14:paraId="431E5221" w14:textId="77777777" w:rsidR="000B041B" w:rsidRDefault="000B041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6D33DF92" w14:textId="203B9E3E" w:rsidR="00EE627B" w:rsidRPr="00EE627B" w:rsidRDefault="00EE627B" w:rsidP="0059475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In text</w:t>
      </w:r>
    </w:p>
    <w:p w14:paraId="48875C23" w14:textId="77777777" w:rsidR="00EE627B" w:rsidRDefault="00EE627B" w:rsidP="00EE627B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 date of recurrence was missing for 45 (1.1%) patients, whilst it was indicated that recurrence did occur within the follow-up time. The majority of these patients were from centre D (42 patients, 7.4%), two patients from centre B (0.1%), and one patient from centre A (0.1%). The time-to-recurrence for these 45 patients was imputed using single imputation.</w:t>
      </w:r>
    </w:p>
    <w:p w14:paraId="2715FAA3" w14:textId="77777777" w:rsidR="00EE627B" w:rsidRDefault="00EE627B" w:rsidP="0059475E">
      <w:pPr>
        <w:spacing w:after="0" w:line="240" w:lineRule="auto"/>
        <w:rPr>
          <w:rFonts w:ascii="Arial" w:hAnsi="Arial" w:cs="Arial"/>
          <w:lang w:val="en-GB"/>
        </w:rPr>
      </w:pPr>
    </w:p>
    <w:p w14:paraId="722BC04C" w14:textId="0BE68F59" w:rsidR="005C066E" w:rsidRPr="005B2974" w:rsidRDefault="005C066E" w:rsidP="0059475E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t>Association between linear predictors of recurrence and MSM was even stronger / was of the same size (calibration slope: 1.10 [1.00; 1.20]).</w:t>
      </w:r>
    </w:p>
    <w:p w14:paraId="76F22B26" w14:textId="205AAB66" w:rsidR="005C066E" w:rsidRPr="005B2974" w:rsidDel="006A4BE4" w:rsidRDefault="005C066E" w:rsidP="008950EC">
      <w:pPr>
        <w:spacing w:after="0" w:line="240" w:lineRule="auto"/>
        <w:rPr>
          <w:del w:id="2160" w:author="C.H.M. Maas [2]" w:date="2022-06-17T13:22:00Z"/>
          <w:rFonts w:ascii="Arial" w:hAnsi="Arial" w:cs="Arial"/>
          <w:lang w:val="en-GB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4"/>
        <w:gridCol w:w="603"/>
        <w:gridCol w:w="675"/>
        <w:gridCol w:w="146"/>
        <w:gridCol w:w="508"/>
        <w:gridCol w:w="848"/>
      </w:tblGrid>
      <w:tr w:rsidR="0049607B" w:rsidRPr="004E0AC8" w:rsidDel="006A4BE4" w14:paraId="1A4CBF14" w14:textId="593D992C" w:rsidTr="003E26A7">
        <w:trPr>
          <w:trHeight w:val="300"/>
          <w:del w:id="2161" w:author="C.H.M. Maas [2]" w:date="2022-06-17T13:22:00Z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6B3B4" w14:textId="349B47BA" w:rsidR="0049607B" w:rsidRPr="00D55C77" w:rsidDel="006A4BE4" w:rsidRDefault="0049607B" w:rsidP="005C066E">
            <w:pPr>
              <w:spacing w:after="0" w:line="240" w:lineRule="auto"/>
              <w:rPr>
                <w:del w:id="2162" w:author="C.H.M. Maas [2]" w:date="2022-06-17T13:22:00Z"/>
                <w:rFonts w:ascii="Arial" w:eastAsia="Times New Roman" w:hAnsi="Arial" w:cs="Arial"/>
                <w:color w:val="000000"/>
                <w:lang w:val="en-US" w:eastAsia="nl-NL"/>
              </w:rPr>
            </w:pPr>
            <w:commentRangeStart w:id="2163"/>
            <w:del w:id="2164" w:author="C.H.M. Maas [2]" w:date="2022-06-17T13:22:00Z">
              <w:r w:rsidRPr="00D55C77" w:rsidDel="006A4BE4">
                <w:rPr>
                  <w:rFonts w:ascii="Arial" w:eastAsia="Times New Roman" w:hAnsi="Arial" w:cs="Arial"/>
                  <w:color w:val="000000"/>
                  <w:lang w:val="en-US" w:eastAsia="nl-NL"/>
                </w:rPr>
                <w:delText> </w:delText>
              </w:r>
            </w:del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8E89D" w14:textId="5BEEA691" w:rsidR="0049607B" w:rsidRPr="004E0AC8" w:rsidDel="006A4BE4" w:rsidRDefault="0049607B" w:rsidP="005C066E">
            <w:pPr>
              <w:spacing w:after="0" w:line="240" w:lineRule="auto"/>
              <w:rPr>
                <w:del w:id="2165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66" w:author="C.H.M. Maas" w:date="2022-06-17T13:25:00Z">
                  <w:rPr>
                    <w:del w:id="2167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168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169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Recurrence</w:delText>
              </w:r>
            </w:del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14:paraId="49CB242F" w14:textId="6D78DCF8" w:rsidR="0049607B" w:rsidRPr="004E0AC8" w:rsidDel="006A4BE4" w:rsidRDefault="0049607B" w:rsidP="005C066E">
            <w:pPr>
              <w:spacing w:after="0" w:line="240" w:lineRule="auto"/>
              <w:rPr>
                <w:del w:id="2170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71" w:author="C.H.M. Maas" w:date="2022-06-17T13:25:00Z">
                  <w:rPr>
                    <w:del w:id="2172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A0C25A" w14:textId="3D1B3E9B" w:rsidR="0049607B" w:rsidRPr="004E0AC8" w:rsidDel="006A4BE4" w:rsidRDefault="0049607B" w:rsidP="005C066E">
            <w:pPr>
              <w:spacing w:after="0" w:line="240" w:lineRule="auto"/>
              <w:rPr>
                <w:del w:id="2173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74" w:author="C.H.M. Maas" w:date="2022-06-17T13:25:00Z">
                  <w:rPr>
                    <w:del w:id="2175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176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177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MSM</w:delText>
              </w:r>
            </w:del>
          </w:p>
        </w:tc>
      </w:tr>
      <w:tr w:rsidR="0049607B" w:rsidRPr="004E0AC8" w:rsidDel="006A4BE4" w14:paraId="240CD1A3" w14:textId="0E4C71E8" w:rsidTr="003E26A7">
        <w:trPr>
          <w:trHeight w:val="300"/>
          <w:del w:id="2178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4B2794" w14:textId="08C74223" w:rsidR="0049607B" w:rsidRPr="004E0AC8" w:rsidDel="006A4BE4" w:rsidRDefault="0049607B" w:rsidP="005C066E">
            <w:pPr>
              <w:spacing w:after="0" w:line="240" w:lineRule="auto"/>
              <w:rPr>
                <w:del w:id="2179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80" w:author="C.H.M. Maas" w:date="2022-06-17T13:25:00Z">
                  <w:rPr>
                    <w:del w:id="2181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182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183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 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A0CEB" w14:textId="563981EC" w:rsidR="0049607B" w:rsidRPr="004E0AC8" w:rsidDel="006A4BE4" w:rsidRDefault="0049607B" w:rsidP="005C066E">
            <w:pPr>
              <w:spacing w:after="0" w:line="240" w:lineRule="auto"/>
              <w:rPr>
                <w:del w:id="218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85" w:author="C.H.M. Maas" w:date="2022-06-17T13:25:00Z">
                  <w:rPr>
                    <w:del w:id="218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187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188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0E5708" w14:textId="0DC633F4" w:rsidR="0049607B" w:rsidRPr="004E0AC8" w:rsidDel="006A4BE4" w:rsidRDefault="0049607B" w:rsidP="005C066E">
            <w:pPr>
              <w:spacing w:after="0" w:line="240" w:lineRule="auto"/>
              <w:rPr>
                <w:del w:id="2189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90" w:author="C.H.M. Maas" w:date="2022-06-17T13:25:00Z">
                  <w:rPr>
                    <w:del w:id="2191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192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193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%</w:delText>
              </w:r>
            </w:del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944127A" w14:textId="07C3C487" w:rsidR="0049607B" w:rsidRPr="004E0AC8" w:rsidDel="006A4BE4" w:rsidRDefault="0049607B" w:rsidP="005C066E">
            <w:pPr>
              <w:spacing w:after="0" w:line="240" w:lineRule="auto"/>
              <w:rPr>
                <w:del w:id="219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95" w:author="C.H.M. Maas" w:date="2022-06-17T13:25:00Z">
                  <w:rPr>
                    <w:del w:id="219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2DA892" w14:textId="34B1C70D" w:rsidR="0049607B" w:rsidRPr="004E0AC8" w:rsidDel="006A4BE4" w:rsidRDefault="0049607B" w:rsidP="005C066E">
            <w:pPr>
              <w:spacing w:after="0" w:line="240" w:lineRule="auto"/>
              <w:rPr>
                <w:del w:id="2197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198" w:author="C.H.M. Maas" w:date="2022-06-17T13:25:00Z">
                  <w:rPr>
                    <w:del w:id="2199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00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01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n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8BAA3" w14:textId="395F0B97" w:rsidR="0049607B" w:rsidRPr="004E0AC8" w:rsidDel="006A4BE4" w:rsidRDefault="0049607B" w:rsidP="005C066E">
            <w:pPr>
              <w:spacing w:after="0" w:line="240" w:lineRule="auto"/>
              <w:rPr>
                <w:del w:id="2202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03" w:author="C.H.M. Maas" w:date="2022-06-17T13:25:00Z">
                  <w:rPr>
                    <w:del w:id="2204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05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06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%</w:delText>
              </w:r>
            </w:del>
          </w:p>
        </w:tc>
      </w:tr>
      <w:tr w:rsidR="0049607B" w:rsidRPr="004E0AC8" w:rsidDel="006A4BE4" w14:paraId="74AF4B52" w14:textId="107F4289" w:rsidTr="003E26A7">
        <w:trPr>
          <w:trHeight w:val="300"/>
          <w:del w:id="2207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2C90" w14:textId="2B7416FE" w:rsidR="0049607B" w:rsidRPr="004E0AC8" w:rsidDel="006A4BE4" w:rsidRDefault="0049607B" w:rsidP="005C066E">
            <w:pPr>
              <w:spacing w:after="0" w:line="240" w:lineRule="auto"/>
              <w:rPr>
                <w:del w:id="2208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09" w:author="C.H.M. Maas" w:date="2022-06-17T13:25:00Z">
                  <w:rPr>
                    <w:del w:id="2210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11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12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All</w:delText>
              </w:r>
              <w:r w:rsidR="000E3F2A"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13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 xml:space="preserve"> patients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15BB1" w14:textId="42F82886" w:rsidR="0049607B" w:rsidRPr="004E0AC8" w:rsidDel="006A4BE4" w:rsidRDefault="0049607B" w:rsidP="005C066E">
            <w:pPr>
              <w:spacing w:after="0" w:line="240" w:lineRule="auto"/>
              <w:rPr>
                <w:del w:id="221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15" w:author="C.H.M. Maas" w:date="2022-06-17T13:25:00Z">
                  <w:rPr>
                    <w:del w:id="221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17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18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862</w:delText>
              </w:r>
            </w:del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4CC" w14:textId="7C65D700" w:rsidR="0049607B" w:rsidRPr="004E0AC8" w:rsidDel="006A4BE4" w:rsidRDefault="0049607B" w:rsidP="005C066E">
            <w:pPr>
              <w:spacing w:after="0" w:line="240" w:lineRule="auto"/>
              <w:rPr>
                <w:del w:id="2219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20" w:author="C.H.M. Maas" w:date="2022-06-17T13:25:00Z">
                  <w:rPr>
                    <w:del w:id="2221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22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23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21.2</w:delText>
              </w:r>
            </w:del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14:paraId="28C042DD" w14:textId="69F62265" w:rsidR="0049607B" w:rsidRPr="004E0AC8" w:rsidDel="006A4BE4" w:rsidRDefault="0049607B" w:rsidP="005C066E">
            <w:pPr>
              <w:spacing w:after="0" w:line="240" w:lineRule="auto"/>
              <w:rPr>
                <w:del w:id="2224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25" w:author="C.H.M. Maas" w:date="2022-06-17T13:25:00Z">
                  <w:rPr>
                    <w:del w:id="2226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2DB99" w14:textId="645BE213" w:rsidR="0049607B" w:rsidRPr="004E0AC8" w:rsidDel="006A4BE4" w:rsidRDefault="0049607B" w:rsidP="005C066E">
            <w:pPr>
              <w:spacing w:after="0" w:line="240" w:lineRule="auto"/>
              <w:rPr>
                <w:del w:id="2227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28" w:author="C.H.M. Maas" w:date="2022-06-17T13:25:00Z">
                  <w:rPr>
                    <w:del w:id="2229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30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31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504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4F3A" w14:textId="074F83C8" w:rsidR="0049607B" w:rsidRPr="004E0AC8" w:rsidDel="006A4BE4" w:rsidRDefault="0049607B" w:rsidP="005C066E">
            <w:pPr>
              <w:spacing w:after="0" w:line="240" w:lineRule="auto"/>
              <w:rPr>
                <w:del w:id="2232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33" w:author="C.H.M. Maas" w:date="2022-06-17T13:25:00Z">
                  <w:rPr>
                    <w:del w:id="2234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35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36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12.4</w:delText>
              </w:r>
            </w:del>
          </w:p>
        </w:tc>
      </w:tr>
      <w:tr w:rsidR="0049607B" w:rsidRPr="004E0AC8" w:rsidDel="006A4BE4" w14:paraId="5F6D972A" w14:textId="5A99DFED" w:rsidTr="003E26A7">
        <w:trPr>
          <w:trHeight w:val="300"/>
          <w:del w:id="2237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6E2C" w14:textId="0C7B0D73" w:rsidR="0049607B" w:rsidRPr="004E0AC8" w:rsidDel="006A4BE4" w:rsidRDefault="0049607B" w:rsidP="005C066E">
            <w:pPr>
              <w:spacing w:after="0" w:line="240" w:lineRule="auto"/>
              <w:rPr>
                <w:del w:id="2238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39" w:author="C.H.M. Maas" w:date="2022-06-17T13:25:00Z">
                  <w:rPr>
                    <w:del w:id="2240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41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42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Positive SN status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43852" w14:textId="3C78F060" w:rsidR="0049607B" w:rsidRPr="004E0AC8" w:rsidDel="006A4BE4" w:rsidRDefault="0049607B" w:rsidP="005C066E">
            <w:pPr>
              <w:spacing w:after="0" w:line="240" w:lineRule="auto"/>
              <w:rPr>
                <w:del w:id="2243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44" w:author="C.H.M. Maas" w:date="2022-06-17T13:25:00Z">
                  <w:rPr>
                    <w:del w:id="2245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46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47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363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16D51" w14:textId="521C8588" w:rsidR="0049607B" w:rsidRPr="004E0AC8" w:rsidDel="006A4BE4" w:rsidRDefault="0049607B" w:rsidP="005C066E">
            <w:pPr>
              <w:spacing w:after="0" w:line="240" w:lineRule="auto"/>
              <w:rPr>
                <w:del w:id="2248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49" w:author="C.H.M. Maas" w:date="2022-06-17T13:25:00Z">
                  <w:rPr>
                    <w:del w:id="2250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51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52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40.8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88526D9" w14:textId="2B3B9D2E" w:rsidR="0049607B" w:rsidRPr="004E0AC8" w:rsidDel="006A4BE4" w:rsidRDefault="0049607B" w:rsidP="005C066E">
            <w:pPr>
              <w:spacing w:after="0" w:line="240" w:lineRule="auto"/>
              <w:rPr>
                <w:del w:id="2253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54" w:author="C.H.M. Maas" w:date="2022-06-17T13:25:00Z">
                  <w:rPr>
                    <w:del w:id="2255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99DC" w14:textId="764AA8A0" w:rsidR="0049607B" w:rsidRPr="004E0AC8" w:rsidDel="006A4BE4" w:rsidRDefault="0049607B" w:rsidP="005C066E">
            <w:pPr>
              <w:spacing w:after="0" w:line="240" w:lineRule="auto"/>
              <w:rPr>
                <w:del w:id="2256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57" w:author="C.H.M. Maas" w:date="2022-06-17T13:25:00Z">
                  <w:rPr>
                    <w:del w:id="2258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59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60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221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A7A2A" w14:textId="4ABD48AD" w:rsidR="0049607B" w:rsidRPr="004E0AC8" w:rsidDel="006A4BE4" w:rsidRDefault="0049607B" w:rsidP="005C066E">
            <w:pPr>
              <w:spacing w:after="0" w:line="240" w:lineRule="auto"/>
              <w:rPr>
                <w:del w:id="2261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62" w:author="C.H.M. Maas" w:date="2022-06-17T13:25:00Z">
                  <w:rPr>
                    <w:del w:id="2263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64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65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24.9</w:delText>
              </w:r>
            </w:del>
          </w:p>
        </w:tc>
      </w:tr>
      <w:tr w:rsidR="0049607B" w:rsidRPr="004E0AC8" w:rsidDel="006A4BE4" w14:paraId="495C7EC7" w14:textId="4F81A9BD" w:rsidTr="003E26A7">
        <w:trPr>
          <w:trHeight w:val="300"/>
          <w:del w:id="2266" w:author="C.H.M. Maas [2]" w:date="2022-06-17T13:22:00Z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4D147B" w14:textId="4709689A" w:rsidR="0049607B" w:rsidRPr="004E0AC8" w:rsidDel="006A4BE4" w:rsidRDefault="0049607B" w:rsidP="005C066E">
            <w:pPr>
              <w:spacing w:after="0" w:line="240" w:lineRule="auto"/>
              <w:rPr>
                <w:del w:id="2267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68" w:author="C.H.M. Maas" w:date="2022-06-17T13:25:00Z">
                  <w:rPr>
                    <w:del w:id="2269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70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71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Negative SN status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176D94" w14:textId="1B4340B2" w:rsidR="0049607B" w:rsidRPr="004E0AC8" w:rsidDel="006A4BE4" w:rsidRDefault="0049607B" w:rsidP="005C066E">
            <w:pPr>
              <w:spacing w:after="0" w:line="240" w:lineRule="auto"/>
              <w:rPr>
                <w:del w:id="2272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73" w:author="C.H.M. Maas" w:date="2022-06-17T13:25:00Z">
                  <w:rPr>
                    <w:del w:id="2274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75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76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499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397C2" w14:textId="21427902" w:rsidR="0049607B" w:rsidRPr="004E0AC8" w:rsidDel="006A4BE4" w:rsidRDefault="0049607B" w:rsidP="005C066E">
            <w:pPr>
              <w:spacing w:after="0" w:line="240" w:lineRule="auto"/>
              <w:rPr>
                <w:del w:id="2277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78" w:author="C.H.M. Maas" w:date="2022-06-17T13:25:00Z">
                  <w:rPr>
                    <w:del w:id="2279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80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81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15.7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194492" w14:textId="0E28FFFF" w:rsidR="0049607B" w:rsidRPr="004E0AC8" w:rsidDel="006A4BE4" w:rsidRDefault="0049607B" w:rsidP="005C066E">
            <w:pPr>
              <w:spacing w:after="0" w:line="240" w:lineRule="auto"/>
              <w:rPr>
                <w:del w:id="2282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83" w:author="C.H.M. Maas" w:date="2022-06-17T13:25:00Z">
                  <w:rPr>
                    <w:del w:id="2284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71FB3D" w14:textId="2E6C06F5" w:rsidR="0049607B" w:rsidRPr="004E0AC8" w:rsidDel="006A4BE4" w:rsidRDefault="0049607B" w:rsidP="005C066E">
            <w:pPr>
              <w:spacing w:after="0" w:line="240" w:lineRule="auto"/>
              <w:rPr>
                <w:del w:id="2285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86" w:author="C.H.M. Maas" w:date="2022-06-17T13:25:00Z">
                  <w:rPr>
                    <w:del w:id="2287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88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89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283</w:delText>
              </w:r>
            </w:del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04679" w14:textId="64BD5C0F" w:rsidR="0049607B" w:rsidRPr="004E0AC8" w:rsidDel="006A4BE4" w:rsidRDefault="0049607B" w:rsidP="005C066E">
            <w:pPr>
              <w:spacing w:after="0" w:line="240" w:lineRule="auto"/>
              <w:rPr>
                <w:del w:id="2290" w:author="C.H.M. Maas [2]" w:date="2022-06-17T13:22:00Z"/>
                <w:rFonts w:ascii="Arial" w:eastAsia="Times New Roman" w:hAnsi="Arial" w:cs="Arial"/>
                <w:color w:val="000000"/>
                <w:lang w:val="en-GB" w:eastAsia="nl-NL"/>
                <w:rPrChange w:id="2291" w:author="C.H.M. Maas" w:date="2022-06-17T13:25:00Z">
                  <w:rPr>
                    <w:del w:id="2292" w:author="C.H.M. Maas [2]" w:date="2022-06-17T13:22:00Z"/>
                    <w:rFonts w:ascii="Arial" w:eastAsia="Times New Roman" w:hAnsi="Arial" w:cs="Arial"/>
                    <w:color w:val="000000"/>
                    <w:lang w:eastAsia="nl-NL"/>
                  </w:rPr>
                </w:rPrChange>
              </w:rPr>
            </w:pPr>
            <w:del w:id="2293" w:author="C.H.M. Maas [2]" w:date="2022-06-17T13:22:00Z">
              <w:r w:rsidRPr="004E0AC8" w:rsidDel="006A4BE4">
                <w:rPr>
                  <w:rFonts w:ascii="Arial" w:eastAsia="Times New Roman" w:hAnsi="Arial" w:cs="Arial"/>
                  <w:color w:val="000000"/>
                  <w:lang w:val="en-GB" w:eastAsia="nl-NL"/>
                  <w:rPrChange w:id="2294" w:author="C.H.M. Maas" w:date="2022-06-17T13:25:00Z">
                    <w:rPr>
                      <w:rFonts w:ascii="Arial" w:eastAsia="Times New Roman" w:hAnsi="Arial" w:cs="Arial"/>
                      <w:color w:val="000000"/>
                      <w:lang w:eastAsia="nl-NL"/>
                    </w:rPr>
                  </w:rPrChange>
                </w:rPr>
                <w:delText>8.9</w:delText>
              </w:r>
              <w:commentRangeEnd w:id="2163"/>
              <w:r w:rsidR="004E1546" w:rsidDel="006A4BE4">
                <w:rPr>
                  <w:rStyle w:val="CommentReference"/>
                </w:rPr>
                <w:commentReference w:id="2163"/>
              </w:r>
            </w:del>
          </w:p>
        </w:tc>
      </w:tr>
    </w:tbl>
    <w:p w14:paraId="088EA2C7" w14:textId="3C59AA9A" w:rsidR="00847FEF" w:rsidRDefault="00847FEF" w:rsidP="008950EC">
      <w:pPr>
        <w:spacing w:after="0" w:line="240" w:lineRule="auto"/>
        <w:rPr>
          <w:ins w:id="2295" w:author="C.H.M. Maas [2]" w:date="2022-06-17T13:22:00Z"/>
          <w:rFonts w:ascii="Arial" w:hAnsi="Arial" w:cs="Arial"/>
          <w:lang w:val="en-GB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2296" w:author="C.H.M. Maas [2]" w:date="2022-06-17T13:23:00Z">
          <w:tblPr>
            <w:tblW w:w="0" w:type="auto"/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1009"/>
        <w:gridCol w:w="630"/>
        <w:gridCol w:w="691"/>
        <w:gridCol w:w="1681"/>
        <w:gridCol w:w="3270"/>
        <w:tblGridChange w:id="2297">
          <w:tblGrid>
            <w:gridCol w:w="1009"/>
            <w:gridCol w:w="630"/>
            <w:gridCol w:w="764"/>
            <w:gridCol w:w="1681"/>
            <w:gridCol w:w="3270"/>
          </w:tblGrid>
        </w:tblGridChange>
      </w:tblGrid>
      <w:tr w:rsidR="00F22C93" w:rsidRPr="00F22C93" w14:paraId="5C1C002E" w14:textId="77777777" w:rsidTr="00F22C93">
        <w:trPr>
          <w:trHeight w:val="57"/>
          <w:ins w:id="2298" w:author="C.H.M. Maas [2]" w:date="2022-06-17T13:22:00Z"/>
          <w:trPrChange w:id="2299" w:author="C.H.M. Maas [2]" w:date="2022-06-17T13:23:00Z">
            <w:trPr>
              <w:trHeight w:val="113"/>
            </w:trPr>
          </w:trPrChange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  <w:tcPrChange w:id="2300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C3C631A" w14:textId="7C4C412D" w:rsidR="006A4BE4" w:rsidRPr="00F22C93" w:rsidRDefault="006A4BE4" w:rsidP="006A4BE4">
            <w:pPr>
              <w:spacing w:after="0" w:line="240" w:lineRule="auto"/>
              <w:rPr>
                <w:ins w:id="2301" w:author="C.H.M. Maas [2]" w:date="2022-06-17T13:22:00Z"/>
                <w:rFonts w:ascii="Arial" w:eastAsia="Times New Roman" w:hAnsi="Arial" w:cs="Arial"/>
                <w:lang w:eastAsia="nl-NL"/>
                <w:rPrChange w:id="2302" w:author="C.H.M. Maas [2]" w:date="2022-06-17T13:23:00Z">
                  <w:rPr>
                    <w:ins w:id="2303" w:author="C.H.M. Maas [2]" w:date="2022-06-17T13:22:00Z"/>
                    <w:rFonts w:ascii="Times New Roman" w:eastAsia="Times New Roman" w:hAnsi="Times New Roman" w:cs="Times New Roman"/>
                    <w:sz w:val="24"/>
                    <w:szCs w:val="24"/>
                    <w:lang w:eastAsia="nl-NL"/>
                  </w:rPr>
                </w:rPrChange>
              </w:rPr>
            </w:pPr>
            <w:ins w:id="2304" w:author="C.H.M. Maas [2]" w:date="2022-06-17T13:23:00Z">
              <w:r w:rsidRPr="00F22C93">
                <w:rPr>
                  <w:rFonts w:ascii="Arial" w:eastAsia="Times New Roman" w:hAnsi="Arial" w:cs="Arial"/>
                  <w:lang w:eastAsia="nl-NL"/>
                  <w:rPrChange w:id="2305" w:author="C.H.M. Maas [2]" w:date="2022-06-17T13:23:00Z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nl-NL"/>
                    </w:rPr>
                  </w:rPrChange>
                </w:rPr>
                <w:t>Patients</w:t>
              </w:r>
            </w:ins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  <w:tcPrChange w:id="2306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3B2A055" w14:textId="0946C6B4" w:rsidR="006A4BE4" w:rsidRPr="00F22C93" w:rsidRDefault="006A4BE4" w:rsidP="006A4BE4">
            <w:pPr>
              <w:spacing w:after="0" w:line="240" w:lineRule="auto"/>
              <w:rPr>
                <w:ins w:id="230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08" w:author="C.H.M. Maas [2]" w:date="2022-06-17T13:23:00Z">
                  <w:rPr>
                    <w:ins w:id="230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10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11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N</w:t>
              </w:r>
            </w:ins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  <w:tcPrChange w:id="2312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6BDA616" w14:textId="0DC64FE4" w:rsidR="006A4BE4" w:rsidRPr="00F22C93" w:rsidRDefault="006A4BE4" w:rsidP="006A4BE4">
            <w:pPr>
              <w:spacing w:after="0" w:line="240" w:lineRule="auto"/>
              <w:rPr>
                <w:ins w:id="2313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14" w:author="C.H.M. Maas [2]" w:date="2022-06-17T13:23:00Z">
                  <w:rPr>
                    <w:ins w:id="2315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16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17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(%)</w:t>
              </w:r>
            </w:ins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  <w:tcPrChange w:id="2318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4995F3B" w14:textId="4AD47BFA" w:rsidR="006A4BE4" w:rsidRPr="00F22C93" w:rsidRDefault="006A4BE4" w:rsidP="006A4BE4">
            <w:pPr>
              <w:spacing w:after="0" w:line="240" w:lineRule="auto"/>
              <w:rPr>
                <w:ins w:id="2319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20" w:author="C.H.M. Maas [2]" w:date="2022-06-17T13:23:00Z">
                  <w:rPr>
                    <w:ins w:id="2321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22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23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Recurrence (%)</w:t>
              </w:r>
            </w:ins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  <w:tcPrChange w:id="2324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AE7079E" w14:textId="5651BAB1" w:rsidR="006A4BE4" w:rsidRPr="00F22C93" w:rsidRDefault="006A4BE4" w:rsidP="006A4BE4">
            <w:pPr>
              <w:spacing w:after="0" w:line="240" w:lineRule="auto"/>
              <w:rPr>
                <w:ins w:id="2325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26" w:author="C.H.M. Maas [2]" w:date="2022-06-17T13:23:00Z">
                  <w:rPr>
                    <w:ins w:id="2327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28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29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Melanoma-specific mortality (%)</w:t>
              </w:r>
            </w:ins>
          </w:p>
        </w:tc>
      </w:tr>
      <w:tr w:rsidR="00F22C93" w:rsidRPr="00F22C93" w14:paraId="308A7B0E" w14:textId="77777777" w:rsidTr="00F22C93">
        <w:trPr>
          <w:trHeight w:val="57"/>
          <w:ins w:id="2330" w:author="C.H.M. Maas [2]" w:date="2022-06-17T13:22:00Z"/>
          <w:trPrChange w:id="2331" w:author="C.H.M. Maas [2]" w:date="2022-06-17T13:23:00Z">
            <w:trPr>
              <w:trHeight w:val="113"/>
            </w:trPr>
          </w:trPrChange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  <w:tcPrChange w:id="2332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93FBF00" w14:textId="77777777" w:rsidR="006A4BE4" w:rsidRPr="00F22C93" w:rsidRDefault="006A4BE4" w:rsidP="006A4BE4">
            <w:pPr>
              <w:spacing w:after="0" w:line="240" w:lineRule="auto"/>
              <w:rPr>
                <w:ins w:id="2333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34" w:author="C.H.M. Maas [2]" w:date="2022-06-17T13:23:00Z">
                  <w:rPr>
                    <w:ins w:id="2335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36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37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All</w:t>
              </w:r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  <w:tcPrChange w:id="2338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D8F381E" w14:textId="77777777" w:rsidR="006A4BE4" w:rsidRPr="00F22C93" w:rsidRDefault="006A4BE4" w:rsidP="006A4BE4">
            <w:pPr>
              <w:spacing w:after="0" w:line="240" w:lineRule="auto"/>
              <w:rPr>
                <w:ins w:id="2339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40" w:author="C.H.M. Maas [2]" w:date="2022-06-17T13:23:00Z">
                  <w:rPr>
                    <w:ins w:id="2341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42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43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4071</w:t>
              </w:r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  <w:tcPrChange w:id="2344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A68BDEC" w14:textId="3E091A89" w:rsidR="006A4BE4" w:rsidRPr="00F22C93" w:rsidRDefault="00977F1E" w:rsidP="006A4BE4">
            <w:pPr>
              <w:spacing w:after="0" w:line="240" w:lineRule="auto"/>
              <w:rPr>
                <w:ins w:id="2345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46" w:author="C.H.M. Maas [2]" w:date="2022-06-17T13:23:00Z">
                  <w:rPr>
                    <w:ins w:id="2347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48" w:author="C.H.M. Maas [2]" w:date="2022-06-17T13:22:00Z">
              <w:r>
                <w:rPr>
                  <w:rFonts w:ascii="Arial" w:eastAsia="Times New Roman" w:hAnsi="Arial" w:cs="Arial"/>
                  <w:color w:val="000000"/>
                  <w:lang w:eastAsia="nl-NL"/>
                </w:rPr>
                <w:t>100</w:t>
              </w:r>
            </w:ins>
            <w:ins w:id="2349" w:author="C.H.M. Maas [2]" w:date="2022-06-17T13:24:00Z">
              <w:r w:rsidR="008A5EDE">
                <w:rPr>
                  <w:rFonts w:ascii="Arial" w:eastAsia="Times New Roman" w:hAnsi="Arial" w:cs="Arial"/>
                  <w:color w:val="000000"/>
                  <w:lang w:eastAsia="nl-NL"/>
                </w:rPr>
                <w:t>.0</w:t>
              </w:r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  <w:tcPrChange w:id="2350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F4AFD91" w14:textId="77777777" w:rsidR="006A4BE4" w:rsidRPr="00F22C93" w:rsidRDefault="006A4BE4" w:rsidP="006A4BE4">
            <w:pPr>
              <w:spacing w:after="0" w:line="240" w:lineRule="auto"/>
              <w:rPr>
                <w:ins w:id="2351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52" w:author="C.H.M. Maas [2]" w:date="2022-06-17T13:23:00Z">
                  <w:rPr>
                    <w:ins w:id="2353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54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5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24.5</w:t>
              </w:r>
            </w:ins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  <w:tcPrChange w:id="2356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7AEEA706" w14:textId="77777777" w:rsidR="006A4BE4" w:rsidRPr="00F22C93" w:rsidRDefault="006A4BE4" w:rsidP="006A4BE4">
            <w:pPr>
              <w:spacing w:after="0" w:line="240" w:lineRule="auto"/>
              <w:rPr>
                <w:ins w:id="235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58" w:author="C.H.M. Maas [2]" w:date="2022-06-17T13:23:00Z">
                  <w:rPr>
                    <w:ins w:id="235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60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61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13.5</w:t>
              </w:r>
            </w:ins>
          </w:p>
        </w:tc>
      </w:tr>
      <w:tr w:rsidR="00F22C93" w:rsidRPr="00F22C93" w14:paraId="21A36FB2" w14:textId="77777777" w:rsidTr="00F22C93">
        <w:trPr>
          <w:trHeight w:val="57"/>
          <w:ins w:id="2362" w:author="C.H.M. Maas [2]" w:date="2022-06-17T13:22:00Z"/>
          <w:trPrChange w:id="2363" w:author="C.H.M. Maas [2]" w:date="2022-06-17T13:23:00Z">
            <w:trPr>
              <w:trHeight w:val="113"/>
            </w:trPr>
          </w:trPrChange>
        </w:trPr>
        <w:tc>
          <w:tcPr>
            <w:tcW w:w="0" w:type="auto"/>
            <w:shd w:val="clear" w:color="auto" w:fill="auto"/>
            <w:noWrap/>
            <w:vAlign w:val="bottom"/>
            <w:hideMark/>
            <w:tcPrChange w:id="2364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B9F94E3" w14:textId="77777777" w:rsidR="006A4BE4" w:rsidRPr="00F22C93" w:rsidRDefault="006A4BE4" w:rsidP="006A4BE4">
            <w:pPr>
              <w:spacing w:after="0" w:line="240" w:lineRule="auto"/>
              <w:rPr>
                <w:ins w:id="2365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66" w:author="C.H.M. Maas [2]" w:date="2022-06-17T13:23:00Z">
                  <w:rPr>
                    <w:ins w:id="2367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68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69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Negative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370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41FA946" w14:textId="77777777" w:rsidR="006A4BE4" w:rsidRPr="00F22C93" w:rsidRDefault="006A4BE4" w:rsidP="006A4BE4">
            <w:pPr>
              <w:spacing w:after="0" w:line="240" w:lineRule="auto"/>
              <w:rPr>
                <w:ins w:id="2371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72" w:author="C.H.M. Maas [2]" w:date="2022-06-17T13:23:00Z">
                  <w:rPr>
                    <w:ins w:id="2373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74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7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3182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376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DADAFFC" w14:textId="427E5BC2" w:rsidR="006A4BE4" w:rsidRPr="00F22C93" w:rsidRDefault="006A4BE4">
            <w:pPr>
              <w:spacing w:after="0" w:line="240" w:lineRule="auto"/>
              <w:rPr>
                <w:ins w:id="237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78" w:author="C.H.M. Maas [2]" w:date="2022-06-17T13:23:00Z">
                  <w:rPr>
                    <w:ins w:id="237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80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81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78.2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382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B4509F2" w14:textId="77777777" w:rsidR="006A4BE4" w:rsidRPr="00F22C93" w:rsidRDefault="006A4BE4" w:rsidP="006A4BE4">
            <w:pPr>
              <w:spacing w:after="0" w:line="240" w:lineRule="auto"/>
              <w:rPr>
                <w:ins w:id="2383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84" w:author="C.H.M. Maas [2]" w:date="2022-06-17T13:23:00Z">
                  <w:rPr>
                    <w:ins w:id="2385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86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87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18.0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388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029B79FC" w14:textId="77777777" w:rsidR="006A4BE4" w:rsidRPr="00F22C93" w:rsidRDefault="006A4BE4" w:rsidP="006A4BE4">
            <w:pPr>
              <w:spacing w:after="0" w:line="240" w:lineRule="auto"/>
              <w:rPr>
                <w:ins w:id="2389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90" w:author="C.H.M. Maas [2]" w:date="2022-06-17T13:23:00Z">
                  <w:rPr>
                    <w:ins w:id="2391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392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393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8.9</w:t>
              </w:r>
            </w:ins>
          </w:p>
        </w:tc>
      </w:tr>
      <w:tr w:rsidR="00F22C93" w:rsidRPr="00F22C93" w14:paraId="258682D5" w14:textId="77777777" w:rsidTr="00F22C93">
        <w:trPr>
          <w:trHeight w:val="57"/>
          <w:ins w:id="2394" w:author="C.H.M. Maas [2]" w:date="2022-06-17T13:22:00Z"/>
          <w:trPrChange w:id="2395" w:author="C.H.M. Maas [2]" w:date="2022-06-17T13:23:00Z">
            <w:trPr>
              <w:trHeight w:val="113"/>
            </w:trPr>
          </w:trPrChange>
        </w:trPr>
        <w:tc>
          <w:tcPr>
            <w:tcW w:w="0" w:type="auto"/>
            <w:shd w:val="clear" w:color="auto" w:fill="auto"/>
            <w:noWrap/>
            <w:vAlign w:val="bottom"/>
            <w:hideMark/>
            <w:tcPrChange w:id="2396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600CD85" w14:textId="77777777" w:rsidR="006A4BE4" w:rsidRPr="00F22C93" w:rsidRDefault="006A4BE4" w:rsidP="006A4BE4">
            <w:pPr>
              <w:spacing w:after="0" w:line="240" w:lineRule="auto"/>
              <w:rPr>
                <w:ins w:id="2397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398" w:author="C.H.M. Maas [2]" w:date="2022-06-17T13:23:00Z">
                  <w:rPr>
                    <w:ins w:id="2399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400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401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Positive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402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7D9273B" w14:textId="77777777" w:rsidR="006A4BE4" w:rsidRPr="00F22C93" w:rsidRDefault="006A4BE4" w:rsidP="006A4BE4">
            <w:pPr>
              <w:spacing w:after="0" w:line="240" w:lineRule="auto"/>
              <w:rPr>
                <w:ins w:id="2403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404" w:author="C.H.M. Maas [2]" w:date="2022-06-17T13:23:00Z">
                  <w:rPr>
                    <w:ins w:id="2405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406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407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889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408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0C2D9F4" w14:textId="599B7211" w:rsidR="006A4BE4" w:rsidRPr="00F22C93" w:rsidRDefault="006A4BE4" w:rsidP="006A4BE4">
            <w:pPr>
              <w:spacing w:after="0" w:line="240" w:lineRule="auto"/>
              <w:rPr>
                <w:ins w:id="2409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410" w:author="C.H.M. Maas [2]" w:date="2022-06-17T13:23:00Z">
                  <w:rPr>
                    <w:ins w:id="2411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412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413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21.8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414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E301F1C" w14:textId="77777777" w:rsidR="006A4BE4" w:rsidRPr="00F22C93" w:rsidRDefault="006A4BE4" w:rsidP="006A4BE4">
            <w:pPr>
              <w:spacing w:after="0" w:line="240" w:lineRule="auto"/>
              <w:rPr>
                <w:ins w:id="2415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416" w:author="C.H.M. Maas [2]" w:date="2022-06-17T13:23:00Z">
                  <w:rPr>
                    <w:ins w:id="2417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418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419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48.7</w:t>
              </w:r>
            </w:ins>
          </w:p>
        </w:tc>
        <w:tc>
          <w:tcPr>
            <w:tcW w:w="0" w:type="auto"/>
            <w:shd w:val="clear" w:color="auto" w:fill="auto"/>
            <w:noWrap/>
            <w:vAlign w:val="bottom"/>
            <w:hideMark/>
            <w:tcPrChange w:id="2420" w:author="C.H.M. Maas [2]" w:date="2022-06-17T13:23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7265B39" w14:textId="77777777" w:rsidR="006A4BE4" w:rsidRPr="00F22C93" w:rsidRDefault="006A4BE4" w:rsidP="006A4BE4">
            <w:pPr>
              <w:spacing w:after="0" w:line="240" w:lineRule="auto"/>
              <w:rPr>
                <w:ins w:id="2421" w:author="C.H.M. Maas [2]" w:date="2022-06-17T13:22:00Z"/>
                <w:rFonts w:ascii="Arial" w:eastAsia="Times New Roman" w:hAnsi="Arial" w:cs="Arial"/>
                <w:color w:val="000000"/>
                <w:lang w:eastAsia="nl-NL"/>
                <w:rPrChange w:id="2422" w:author="C.H.M. Maas [2]" w:date="2022-06-17T13:23:00Z">
                  <w:rPr>
                    <w:ins w:id="2423" w:author="C.H.M. Maas [2]" w:date="2022-06-17T13:22:00Z"/>
                    <w:rFonts w:ascii="Calibri" w:eastAsia="Times New Roman" w:hAnsi="Calibri" w:cs="Calibri"/>
                    <w:color w:val="000000"/>
                    <w:lang w:eastAsia="nl-NL"/>
                  </w:rPr>
                </w:rPrChange>
              </w:rPr>
            </w:pPr>
            <w:ins w:id="2424" w:author="C.H.M. Maas [2]" w:date="2022-06-17T13:22:00Z">
              <w:r w:rsidRPr="00F22C93">
                <w:rPr>
                  <w:rFonts w:ascii="Arial" w:eastAsia="Times New Roman" w:hAnsi="Arial" w:cs="Arial"/>
                  <w:color w:val="000000"/>
                  <w:lang w:eastAsia="nl-NL"/>
                  <w:rPrChange w:id="2425" w:author="C.H.M. Maas [2]" w:date="2022-06-17T13:23:00Z">
                    <w:rPr>
                      <w:rFonts w:ascii="Calibri" w:eastAsia="Times New Roman" w:hAnsi="Calibri" w:cs="Calibri"/>
                      <w:color w:val="000000"/>
                      <w:lang w:eastAsia="nl-NL"/>
                    </w:rPr>
                  </w:rPrChange>
                </w:rPr>
                <w:t>30.9</w:t>
              </w:r>
            </w:ins>
          </w:p>
        </w:tc>
      </w:tr>
    </w:tbl>
    <w:p w14:paraId="56F2A1D9" w14:textId="77777777" w:rsidR="006A4BE4" w:rsidRPr="005B2974" w:rsidRDefault="006A4BE4" w:rsidP="008950EC">
      <w:pPr>
        <w:spacing w:after="0" w:line="240" w:lineRule="auto"/>
        <w:rPr>
          <w:rFonts w:ascii="Arial" w:hAnsi="Arial" w:cs="Arial"/>
          <w:lang w:val="en-GB"/>
        </w:rPr>
        <w:sectPr w:rsidR="006A4BE4" w:rsidRPr="005B2974" w:rsidSect="006E41B0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14:paraId="182D9723" w14:textId="2E8D4566" w:rsidR="00B34A9D" w:rsidRPr="005B2974" w:rsidRDefault="00B34A9D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sectPr w:rsidR="00B34A9D" w:rsidRPr="005B2974" w:rsidSect="00DE6C90">
      <w:pgSz w:w="16838" w:h="11906" w:orient="landscape"/>
      <w:pgMar w:top="1418" w:right="1418" w:bottom="1418" w:left="1418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63" w:author="C.H.M. Maas [2]" w:date="2022-06-16T17:46:00Z" w:initials="CM">
    <w:p w14:paraId="52C19A50" w14:textId="1D45F31C" w:rsidR="004E1546" w:rsidRDefault="004E1546">
      <w:pPr>
        <w:pStyle w:val="CommentText"/>
      </w:pPr>
      <w:r>
        <w:rPr>
          <w:rStyle w:val="CommentReference"/>
        </w:rPr>
        <w:annotationRef/>
      </w:r>
      <w:r>
        <w:t>Kaplan-Meier van maken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2C19A5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019D5"/>
    <w:multiLevelType w:val="hybridMultilevel"/>
    <w:tmpl w:val="BE543D38"/>
    <w:lvl w:ilvl="0" w:tplc="E592A7A4">
      <w:start w:val="20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93FE6"/>
    <w:multiLevelType w:val="hybridMultilevel"/>
    <w:tmpl w:val="F40CEFCA"/>
    <w:lvl w:ilvl="0" w:tplc="792AD494">
      <w:start w:val="1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318F3"/>
    <w:multiLevelType w:val="hybridMultilevel"/>
    <w:tmpl w:val="FC40D1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D653D"/>
    <w:multiLevelType w:val="hybridMultilevel"/>
    <w:tmpl w:val="A9FA51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74483"/>
    <w:multiLevelType w:val="hybridMultilevel"/>
    <w:tmpl w:val="E79C0EB2"/>
    <w:lvl w:ilvl="0" w:tplc="36E69A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F307E"/>
    <w:multiLevelType w:val="hybridMultilevel"/>
    <w:tmpl w:val="E3F48E30"/>
    <w:lvl w:ilvl="0" w:tplc="40F43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94AE0"/>
    <w:multiLevelType w:val="hybridMultilevel"/>
    <w:tmpl w:val="EE3C17A8"/>
    <w:lvl w:ilvl="0" w:tplc="16C26CB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B85AEA"/>
    <w:multiLevelType w:val="hybridMultilevel"/>
    <w:tmpl w:val="11E011C8"/>
    <w:lvl w:ilvl="0" w:tplc="B972F8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.H.M. Maas">
    <w15:presenceInfo w15:providerId="AD" w15:userId="S-1-5-21-932686498-1610486119-1155464205-289694"/>
  </w15:person>
  <w15:person w15:author="C.H.M. Maas [2]">
    <w15:presenceInfo w15:providerId="None" w15:userId="C.H.M. Maas"/>
  </w15:person>
  <w15:person w15:author="C.H.M. Maas">
    <w15:presenceInfo w15:providerId="AD" w15:userId="S-1-5-21-932686498-1610486119-1155464205-2896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ttachedTemplate r:id="rId1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D0F"/>
    <w:rsid w:val="0000535C"/>
    <w:rsid w:val="00007A0A"/>
    <w:rsid w:val="00011FEB"/>
    <w:rsid w:val="000156B6"/>
    <w:rsid w:val="00015E31"/>
    <w:rsid w:val="0001672A"/>
    <w:rsid w:val="00020C31"/>
    <w:rsid w:val="00022435"/>
    <w:rsid w:val="00022D63"/>
    <w:rsid w:val="0002340D"/>
    <w:rsid w:val="00025FC9"/>
    <w:rsid w:val="00026ADF"/>
    <w:rsid w:val="00031439"/>
    <w:rsid w:val="00031625"/>
    <w:rsid w:val="00032817"/>
    <w:rsid w:val="0003334B"/>
    <w:rsid w:val="00034FF0"/>
    <w:rsid w:val="0004132C"/>
    <w:rsid w:val="00047475"/>
    <w:rsid w:val="00052A32"/>
    <w:rsid w:val="00052AF8"/>
    <w:rsid w:val="000539B8"/>
    <w:rsid w:val="00055312"/>
    <w:rsid w:val="00055B28"/>
    <w:rsid w:val="000577DD"/>
    <w:rsid w:val="0005797C"/>
    <w:rsid w:val="00064127"/>
    <w:rsid w:val="00064E07"/>
    <w:rsid w:val="00065128"/>
    <w:rsid w:val="000660E4"/>
    <w:rsid w:val="000668C4"/>
    <w:rsid w:val="0007117E"/>
    <w:rsid w:val="00071784"/>
    <w:rsid w:val="00077E5D"/>
    <w:rsid w:val="000820AA"/>
    <w:rsid w:val="0008246C"/>
    <w:rsid w:val="00083AC3"/>
    <w:rsid w:val="00085B4A"/>
    <w:rsid w:val="00086FE4"/>
    <w:rsid w:val="00087D48"/>
    <w:rsid w:val="00090863"/>
    <w:rsid w:val="000919F0"/>
    <w:rsid w:val="00092C72"/>
    <w:rsid w:val="00096F10"/>
    <w:rsid w:val="000A1FA4"/>
    <w:rsid w:val="000A6C4A"/>
    <w:rsid w:val="000A7FE6"/>
    <w:rsid w:val="000B041B"/>
    <w:rsid w:val="000B0AA6"/>
    <w:rsid w:val="000B26CF"/>
    <w:rsid w:val="000B2975"/>
    <w:rsid w:val="000B4D17"/>
    <w:rsid w:val="000B5771"/>
    <w:rsid w:val="000B68BB"/>
    <w:rsid w:val="000B6922"/>
    <w:rsid w:val="000C018C"/>
    <w:rsid w:val="000C1C76"/>
    <w:rsid w:val="000C1F4A"/>
    <w:rsid w:val="000C48BF"/>
    <w:rsid w:val="000C63DE"/>
    <w:rsid w:val="000C690E"/>
    <w:rsid w:val="000D2A44"/>
    <w:rsid w:val="000D3E9F"/>
    <w:rsid w:val="000D7130"/>
    <w:rsid w:val="000D7FEB"/>
    <w:rsid w:val="000E3F2A"/>
    <w:rsid w:val="000E4359"/>
    <w:rsid w:val="000E659A"/>
    <w:rsid w:val="000E725F"/>
    <w:rsid w:val="000F2B44"/>
    <w:rsid w:val="000F50E9"/>
    <w:rsid w:val="000F5CA1"/>
    <w:rsid w:val="000F7441"/>
    <w:rsid w:val="00100798"/>
    <w:rsid w:val="0010124A"/>
    <w:rsid w:val="0010585B"/>
    <w:rsid w:val="00105D32"/>
    <w:rsid w:val="00110121"/>
    <w:rsid w:val="00111434"/>
    <w:rsid w:val="00116597"/>
    <w:rsid w:val="00117AD8"/>
    <w:rsid w:val="00120BD2"/>
    <w:rsid w:val="00123009"/>
    <w:rsid w:val="00127049"/>
    <w:rsid w:val="00127A9B"/>
    <w:rsid w:val="0013193C"/>
    <w:rsid w:val="00133378"/>
    <w:rsid w:val="0013679E"/>
    <w:rsid w:val="00144675"/>
    <w:rsid w:val="0014475F"/>
    <w:rsid w:val="001469F1"/>
    <w:rsid w:val="0014712C"/>
    <w:rsid w:val="0015092B"/>
    <w:rsid w:val="00151D49"/>
    <w:rsid w:val="00151D96"/>
    <w:rsid w:val="0015754D"/>
    <w:rsid w:val="001619A1"/>
    <w:rsid w:val="00164655"/>
    <w:rsid w:val="0016690B"/>
    <w:rsid w:val="00171229"/>
    <w:rsid w:val="00176882"/>
    <w:rsid w:val="001828B8"/>
    <w:rsid w:val="00183B18"/>
    <w:rsid w:val="001920FF"/>
    <w:rsid w:val="00192D2D"/>
    <w:rsid w:val="00197020"/>
    <w:rsid w:val="001A1C4F"/>
    <w:rsid w:val="001A5D0F"/>
    <w:rsid w:val="001A6943"/>
    <w:rsid w:val="001A7844"/>
    <w:rsid w:val="001A78AC"/>
    <w:rsid w:val="001A7F12"/>
    <w:rsid w:val="001B12BE"/>
    <w:rsid w:val="001B3709"/>
    <w:rsid w:val="001B4B2F"/>
    <w:rsid w:val="001B5B7B"/>
    <w:rsid w:val="001C0823"/>
    <w:rsid w:val="001C1689"/>
    <w:rsid w:val="001C35A6"/>
    <w:rsid w:val="001C4C1E"/>
    <w:rsid w:val="001D0F70"/>
    <w:rsid w:val="001D325F"/>
    <w:rsid w:val="001D456A"/>
    <w:rsid w:val="001D56A5"/>
    <w:rsid w:val="001E1D87"/>
    <w:rsid w:val="001E22C6"/>
    <w:rsid w:val="001E4BE3"/>
    <w:rsid w:val="001F1066"/>
    <w:rsid w:val="001F1A29"/>
    <w:rsid w:val="001F1E61"/>
    <w:rsid w:val="001F7105"/>
    <w:rsid w:val="001F7DD3"/>
    <w:rsid w:val="00202FA3"/>
    <w:rsid w:val="00210D93"/>
    <w:rsid w:val="002117D3"/>
    <w:rsid w:val="0021252D"/>
    <w:rsid w:val="002145AE"/>
    <w:rsid w:val="002164BB"/>
    <w:rsid w:val="00220D11"/>
    <w:rsid w:val="0022111A"/>
    <w:rsid w:val="00221BF4"/>
    <w:rsid w:val="0022387A"/>
    <w:rsid w:val="00224B8B"/>
    <w:rsid w:val="002256FE"/>
    <w:rsid w:val="00226D42"/>
    <w:rsid w:val="002272B4"/>
    <w:rsid w:val="002304F5"/>
    <w:rsid w:val="00230530"/>
    <w:rsid w:val="00232957"/>
    <w:rsid w:val="00235480"/>
    <w:rsid w:val="00235E72"/>
    <w:rsid w:val="00236967"/>
    <w:rsid w:val="00236FA9"/>
    <w:rsid w:val="00237027"/>
    <w:rsid w:val="00243D52"/>
    <w:rsid w:val="0024573B"/>
    <w:rsid w:val="00245923"/>
    <w:rsid w:val="00246C33"/>
    <w:rsid w:val="00255040"/>
    <w:rsid w:val="002557E3"/>
    <w:rsid w:val="00256E48"/>
    <w:rsid w:val="00263121"/>
    <w:rsid w:val="0026365F"/>
    <w:rsid w:val="002647C9"/>
    <w:rsid w:val="00267A42"/>
    <w:rsid w:val="00271850"/>
    <w:rsid w:val="00274126"/>
    <w:rsid w:val="00274159"/>
    <w:rsid w:val="0028005D"/>
    <w:rsid w:val="002809AD"/>
    <w:rsid w:val="00282FDB"/>
    <w:rsid w:val="002848D1"/>
    <w:rsid w:val="002908DB"/>
    <w:rsid w:val="002908E4"/>
    <w:rsid w:val="00291BDA"/>
    <w:rsid w:val="0029242B"/>
    <w:rsid w:val="002958A7"/>
    <w:rsid w:val="002964F5"/>
    <w:rsid w:val="002A4FAA"/>
    <w:rsid w:val="002B142D"/>
    <w:rsid w:val="002B1B37"/>
    <w:rsid w:val="002B1B85"/>
    <w:rsid w:val="002C181E"/>
    <w:rsid w:val="002D0E7C"/>
    <w:rsid w:val="002D3A4B"/>
    <w:rsid w:val="002D5706"/>
    <w:rsid w:val="002D6C00"/>
    <w:rsid w:val="002D6D29"/>
    <w:rsid w:val="002D7566"/>
    <w:rsid w:val="002D7674"/>
    <w:rsid w:val="002E18C5"/>
    <w:rsid w:val="002E3CEA"/>
    <w:rsid w:val="002E410A"/>
    <w:rsid w:val="002E4C54"/>
    <w:rsid w:val="002E5160"/>
    <w:rsid w:val="002F4B92"/>
    <w:rsid w:val="002F6EC7"/>
    <w:rsid w:val="0030160B"/>
    <w:rsid w:val="003037E0"/>
    <w:rsid w:val="0030590D"/>
    <w:rsid w:val="00306C8E"/>
    <w:rsid w:val="00317060"/>
    <w:rsid w:val="00321244"/>
    <w:rsid w:val="003240C8"/>
    <w:rsid w:val="00324158"/>
    <w:rsid w:val="00325317"/>
    <w:rsid w:val="00325955"/>
    <w:rsid w:val="00325E2D"/>
    <w:rsid w:val="00326EE5"/>
    <w:rsid w:val="0033160C"/>
    <w:rsid w:val="003325A0"/>
    <w:rsid w:val="00333A08"/>
    <w:rsid w:val="00336F53"/>
    <w:rsid w:val="00340060"/>
    <w:rsid w:val="00340778"/>
    <w:rsid w:val="00340C7E"/>
    <w:rsid w:val="00341034"/>
    <w:rsid w:val="00341AFB"/>
    <w:rsid w:val="00342EBF"/>
    <w:rsid w:val="003430FC"/>
    <w:rsid w:val="003466B1"/>
    <w:rsid w:val="00351965"/>
    <w:rsid w:val="0035601B"/>
    <w:rsid w:val="003561A8"/>
    <w:rsid w:val="00356968"/>
    <w:rsid w:val="0036064C"/>
    <w:rsid w:val="00371665"/>
    <w:rsid w:val="00375CA5"/>
    <w:rsid w:val="003762EF"/>
    <w:rsid w:val="00382526"/>
    <w:rsid w:val="00384E0E"/>
    <w:rsid w:val="0039050C"/>
    <w:rsid w:val="0039593E"/>
    <w:rsid w:val="003A606A"/>
    <w:rsid w:val="003A75E9"/>
    <w:rsid w:val="003B020F"/>
    <w:rsid w:val="003B16D6"/>
    <w:rsid w:val="003B3D6F"/>
    <w:rsid w:val="003B7725"/>
    <w:rsid w:val="003B7A63"/>
    <w:rsid w:val="003C0ED6"/>
    <w:rsid w:val="003C3203"/>
    <w:rsid w:val="003C4C31"/>
    <w:rsid w:val="003C6EC4"/>
    <w:rsid w:val="003D190D"/>
    <w:rsid w:val="003D4E75"/>
    <w:rsid w:val="003D50EE"/>
    <w:rsid w:val="003D5DE5"/>
    <w:rsid w:val="003E06E5"/>
    <w:rsid w:val="003E0B05"/>
    <w:rsid w:val="003E26A7"/>
    <w:rsid w:val="003E2D8F"/>
    <w:rsid w:val="003E32CA"/>
    <w:rsid w:val="003E402F"/>
    <w:rsid w:val="003E4493"/>
    <w:rsid w:val="003E44DE"/>
    <w:rsid w:val="003E589C"/>
    <w:rsid w:val="003F1F1B"/>
    <w:rsid w:val="003F29D2"/>
    <w:rsid w:val="003F2A98"/>
    <w:rsid w:val="003F2EDE"/>
    <w:rsid w:val="003F7C82"/>
    <w:rsid w:val="003F7FB1"/>
    <w:rsid w:val="00403FAC"/>
    <w:rsid w:val="0040559D"/>
    <w:rsid w:val="00405739"/>
    <w:rsid w:val="0040675F"/>
    <w:rsid w:val="0041149C"/>
    <w:rsid w:val="0041312A"/>
    <w:rsid w:val="00415D72"/>
    <w:rsid w:val="00417B41"/>
    <w:rsid w:val="00425356"/>
    <w:rsid w:val="00426DEB"/>
    <w:rsid w:val="00434209"/>
    <w:rsid w:val="00436C92"/>
    <w:rsid w:val="00436FC1"/>
    <w:rsid w:val="00437720"/>
    <w:rsid w:val="00437CDE"/>
    <w:rsid w:val="0044444F"/>
    <w:rsid w:val="00445D2D"/>
    <w:rsid w:val="00446A0A"/>
    <w:rsid w:val="00460AAF"/>
    <w:rsid w:val="00461665"/>
    <w:rsid w:val="00463795"/>
    <w:rsid w:val="0047625A"/>
    <w:rsid w:val="004807F6"/>
    <w:rsid w:val="00481753"/>
    <w:rsid w:val="004917B8"/>
    <w:rsid w:val="0049217F"/>
    <w:rsid w:val="00493625"/>
    <w:rsid w:val="00493C42"/>
    <w:rsid w:val="00494B55"/>
    <w:rsid w:val="0049607B"/>
    <w:rsid w:val="004972DD"/>
    <w:rsid w:val="00497667"/>
    <w:rsid w:val="004A1C84"/>
    <w:rsid w:val="004A41CE"/>
    <w:rsid w:val="004A506E"/>
    <w:rsid w:val="004C036E"/>
    <w:rsid w:val="004C256D"/>
    <w:rsid w:val="004C47A6"/>
    <w:rsid w:val="004D1A64"/>
    <w:rsid w:val="004E0AC8"/>
    <w:rsid w:val="004E1546"/>
    <w:rsid w:val="004E536B"/>
    <w:rsid w:val="004E579D"/>
    <w:rsid w:val="004F0FA4"/>
    <w:rsid w:val="004F1CBF"/>
    <w:rsid w:val="0050112A"/>
    <w:rsid w:val="005027B5"/>
    <w:rsid w:val="0051296F"/>
    <w:rsid w:val="00512D0A"/>
    <w:rsid w:val="0051340B"/>
    <w:rsid w:val="00513846"/>
    <w:rsid w:val="0051600F"/>
    <w:rsid w:val="00516AF3"/>
    <w:rsid w:val="00520197"/>
    <w:rsid w:val="00522D24"/>
    <w:rsid w:val="0053531D"/>
    <w:rsid w:val="00535C3A"/>
    <w:rsid w:val="00536931"/>
    <w:rsid w:val="00541E84"/>
    <w:rsid w:val="005421E4"/>
    <w:rsid w:val="00544A14"/>
    <w:rsid w:val="005509E4"/>
    <w:rsid w:val="00552AF6"/>
    <w:rsid w:val="005532E9"/>
    <w:rsid w:val="00555549"/>
    <w:rsid w:val="00556633"/>
    <w:rsid w:val="00560DD9"/>
    <w:rsid w:val="00561CA0"/>
    <w:rsid w:val="00562333"/>
    <w:rsid w:val="00562455"/>
    <w:rsid w:val="00563EE3"/>
    <w:rsid w:val="005675B5"/>
    <w:rsid w:val="00567C98"/>
    <w:rsid w:val="00572F21"/>
    <w:rsid w:val="005734FA"/>
    <w:rsid w:val="00575022"/>
    <w:rsid w:val="00580B85"/>
    <w:rsid w:val="0058445A"/>
    <w:rsid w:val="00584C3C"/>
    <w:rsid w:val="00585675"/>
    <w:rsid w:val="0058619C"/>
    <w:rsid w:val="00587CA6"/>
    <w:rsid w:val="0059038E"/>
    <w:rsid w:val="00591AF6"/>
    <w:rsid w:val="00592646"/>
    <w:rsid w:val="00592A0E"/>
    <w:rsid w:val="0059475E"/>
    <w:rsid w:val="0059691A"/>
    <w:rsid w:val="00596950"/>
    <w:rsid w:val="005A0C33"/>
    <w:rsid w:val="005A16E8"/>
    <w:rsid w:val="005A21EE"/>
    <w:rsid w:val="005A2EB3"/>
    <w:rsid w:val="005A4ABA"/>
    <w:rsid w:val="005A5C84"/>
    <w:rsid w:val="005A7367"/>
    <w:rsid w:val="005A7D8D"/>
    <w:rsid w:val="005B2974"/>
    <w:rsid w:val="005B38BB"/>
    <w:rsid w:val="005B421E"/>
    <w:rsid w:val="005B4F58"/>
    <w:rsid w:val="005B785D"/>
    <w:rsid w:val="005C066E"/>
    <w:rsid w:val="005C2F40"/>
    <w:rsid w:val="005C75D6"/>
    <w:rsid w:val="005D08D5"/>
    <w:rsid w:val="005D3EB2"/>
    <w:rsid w:val="005D5E3F"/>
    <w:rsid w:val="005D77AE"/>
    <w:rsid w:val="005E03EE"/>
    <w:rsid w:val="005E1460"/>
    <w:rsid w:val="005E27EF"/>
    <w:rsid w:val="005E4C32"/>
    <w:rsid w:val="005E5017"/>
    <w:rsid w:val="005F0274"/>
    <w:rsid w:val="005F0528"/>
    <w:rsid w:val="005F38E8"/>
    <w:rsid w:val="005F3E20"/>
    <w:rsid w:val="00601DD2"/>
    <w:rsid w:val="00603B3C"/>
    <w:rsid w:val="0060647D"/>
    <w:rsid w:val="0061558F"/>
    <w:rsid w:val="00620326"/>
    <w:rsid w:val="00621A07"/>
    <w:rsid w:val="00621AF4"/>
    <w:rsid w:val="00626D58"/>
    <w:rsid w:val="00627251"/>
    <w:rsid w:val="00636073"/>
    <w:rsid w:val="00636851"/>
    <w:rsid w:val="00641AD6"/>
    <w:rsid w:val="0064245D"/>
    <w:rsid w:val="00643EF5"/>
    <w:rsid w:val="006440F3"/>
    <w:rsid w:val="006441B4"/>
    <w:rsid w:val="00647C7D"/>
    <w:rsid w:val="00650093"/>
    <w:rsid w:val="006504BF"/>
    <w:rsid w:val="006523FC"/>
    <w:rsid w:val="00654CF3"/>
    <w:rsid w:val="00656D26"/>
    <w:rsid w:val="00657796"/>
    <w:rsid w:val="006601B0"/>
    <w:rsid w:val="006641AC"/>
    <w:rsid w:val="00664533"/>
    <w:rsid w:val="00666707"/>
    <w:rsid w:val="00671F37"/>
    <w:rsid w:val="00672DF7"/>
    <w:rsid w:val="00675243"/>
    <w:rsid w:val="006753A7"/>
    <w:rsid w:val="00676A9C"/>
    <w:rsid w:val="0067757C"/>
    <w:rsid w:val="00683EBB"/>
    <w:rsid w:val="00685344"/>
    <w:rsid w:val="006875E3"/>
    <w:rsid w:val="00693ED4"/>
    <w:rsid w:val="00696FF9"/>
    <w:rsid w:val="006A100C"/>
    <w:rsid w:val="006A150C"/>
    <w:rsid w:val="006A2F02"/>
    <w:rsid w:val="006A4145"/>
    <w:rsid w:val="006A4BE4"/>
    <w:rsid w:val="006A4E98"/>
    <w:rsid w:val="006A6F8C"/>
    <w:rsid w:val="006A73C0"/>
    <w:rsid w:val="006B0437"/>
    <w:rsid w:val="006B5408"/>
    <w:rsid w:val="006C2F0E"/>
    <w:rsid w:val="006C66BA"/>
    <w:rsid w:val="006C6C7B"/>
    <w:rsid w:val="006D1C2E"/>
    <w:rsid w:val="006D5009"/>
    <w:rsid w:val="006D5B20"/>
    <w:rsid w:val="006D6BD6"/>
    <w:rsid w:val="006E046E"/>
    <w:rsid w:val="006E41B0"/>
    <w:rsid w:val="006E4E29"/>
    <w:rsid w:val="006E530E"/>
    <w:rsid w:val="006E6345"/>
    <w:rsid w:val="006F0B45"/>
    <w:rsid w:val="006F3C64"/>
    <w:rsid w:val="006F4701"/>
    <w:rsid w:val="006F7A8C"/>
    <w:rsid w:val="006F7E45"/>
    <w:rsid w:val="00702D19"/>
    <w:rsid w:val="0071153F"/>
    <w:rsid w:val="007157D3"/>
    <w:rsid w:val="007165B3"/>
    <w:rsid w:val="00717B92"/>
    <w:rsid w:val="007200C3"/>
    <w:rsid w:val="00720704"/>
    <w:rsid w:val="00721757"/>
    <w:rsid w:val="00722EAE"/>
    <w:rsid w:val="00725247"/>
    <w:rsid w:val="0072530F"/>
    <w:rsid w:val="007256FD"/>
    <w:rsid w:val="00727084"/>
    <w:rsid w:val="00730E58"/>
    <w:rsid w:val="0073211F"/>
    <w:rsid w:val="00734BD8"/>
    <w:rsid w:val="007413C9"/>
    <w:rsid w:val="00742BCA"/>
    <w:rsid w:val="0074373B"/>
    <w:rsid w:val="00752080"/>
    <w:rsid w:val="00752284"/>
    <w:rsid w:val="00754B28"/>
    <w:rsid w:val="00757296"/>
    <w:rsid w:val="00757352"/>
    <w:rsid w:val="00760081"/>
    <w:rsid w:val="00760489"/>
    <w:rsid w:val="00761678"/>
    <w:rsid w:val="007626AB"/>
    <w:rsid w:val="00762FA8"/>
    <w:rsid w:val="00764B74"/>
    <w:rsid w:val="00766E7F"/>
    <w:rsid w:val="0077188A"/>
    <w:rsid w:val="00772BC3"/>
    <w:rsid w:val="00776103"/>
    <w:rsid w:val="00776EEE"/>
    <w:rsid w:val="00781599"/>
    <w:rsid w:val="0078248C"/>
    <w:rsid w:val="00782D9E"/>
    <w:rsid w:val="0078373D"/>
    <w:rsid w:val="00784C3C"/>
    <w:rsid w:val="0079211C"/>
    <w:rsid w:val="007A21BC"/>
    <w:rsid w:val="007A2918"/>
    <w:rsid w:val="007A7B23"/>
    <w:rsid w:val="007B5134"/>
    <w:rsid w:val="007B73F2"/>
    <w:rsid w:val="007C14B2"/>
    <w:rsid w:val="007C2052"/>
    <w:rsid w:val="007D431F"/>
    <w:rsid w:val="007D46EF"/>
    <w:rsid w:val="007E070B"/>
    <w:rsid w:val="007E19B4"/>
    <w:rsid w:val="007E2CE0"/>
    <w:rsid w:val="007F2586"/>
    <w:rsid w:val="007F2A6E"/>
    <w:rsid w:val="007F2DBF"/>
    <w:rsid w:val="007F3109"/>
    <w:rsid w:val="007F3426"/>
    <w:rsid w:val="007F681B"/>
    <w:rsid w:val="00800566"/>
    <w:rsid w:val="008044EC"/>
    <w:rsid w:val="0080697E"/>
    <w:rsid w:val="008222A9"/>
    <w:rsid w:val="00822D4C"/>
    <w:rsid w:val="00824668"/>
    <w:rsid w:val="00824CEE"/>
    <w:rsid w:val="008304AE"/>
    <w:rsid w:val="0083239B"/>
    <w:rsid w:val="008332DA"/>
    <w:rsid w:val="00840CA1"/>
    <w:rsid w:val="00843614"/>
    <w:rsid w:val="008443F2"/>
    <w:rsid w:val="008450A7"/>
    <w:rsid w:val="00847FEF"/>
    <w:rsid w:val="00852000"/>
    <w:rsid w:val="0085230B"/>
    <w:rsid w:val="00856E50"/>
    <w:rsid w:val="00856F8C"/>
    <w:rsid w:val="008630CA"/>
    <w:rsid w:val="00865217"/>
    <w:rsid w:val="00874CB6"/>
    <w:rsid w:val="00881A04"/>
    <w:rsid w:val="00884400"/>
    <w:rsid w:val="00884E27"/>
    <w:rsid w:val="008850D0"/>
    <w:rsid w:val="00886065"/>
    <w:rsid w:val="008907E8"/>
    <w:rsid w:val="00891960"/>
    <w:rsid w:val="008950EC"/>
    <w:rsid w:val="0089726F"/>
    <w:rsid w:val="008A10F1"/>
    <w:rsid w:val="008A592F"/>
    <w:rsid w:val="008A5EDE"/>
    <w:rsid w:val="008A6639"/>
    <w:rsid w:val="008A6A07"/>
    <w:rsid w:val="008A6E1D"/>
    <w:rsid w:val="008B13F5"/>
    <w:rsid w:val="008B33A1"/>
    <w:rsid w:val="008B471D"/>
    <w:rsid w:val="008B4B37"/>
    <w:rsid w:val="008C0F2C"/>
    <w:rsid w:val="008C1B13"/>
    <w:rsid w:val="008C2E0F"/>
    <w:rsid w:val="008C2E44"/>
    <w:rsid w:val="008C532F"/>
    <w:rsid w:val="008C5DF1"/>
    <w:rsid w:val="008D1D0F"/>
    <w:rsid w:val="008D2531"/>
    <w:rsid w:val="008D39F4"/>
    <w:rsid w:val="008D4B69"/>
    <w:rsid w:val="008E0ECA"/>
    <w:rsid w:val="008E248A"/>
    <w:rsid w:val="008E2537"/>
    <w:rsid w:val="008E2560"/>
    <w:rsid w:val="008E2EA3"/>
    <w:rsid w:val="008E2F6D"/>
    <w:rsid w:val="008E394F"/>
    <w:rsid w:val="008E3A3C"/>
    <w:rsid w:val="008F0A52"/>
    <w:rsid w:val="008F0AC8"/>
    <w:rsid w:val="008F3351"/>
    <w:rsid w:val="008F3894"/>
    <w:rsid w:val="008F58F4"/>
    <w:rsid w:val="009002B5"/>
    <w:rsid w:val="009004BA"/>
    <w:rsid w:val="009004D5"/>
    <w:rsid w:val="00901653"/>
    <w:rsid w:val="00901A19"/>
    <w:rsid w:val="00901F38"/>
    <w:rsid w:val="00906B94"/>
    <w:rsid w:val="00906C0A"/>
    <w:rsid w:val="00910E28"/>
    <w:rsid w:val="009117B2"/>
    <w:rsid w:val="0091209B"/>
    <w:rsid w:val="00913376"/>
    <w:rsid w:val="009136D4"/>
    <w:rsid w:val="00914428"/>
    <w:rsid w:val="00915BB8"/>
    <w:rsid w:val="00915DFF"/>
    <w:rsid w:val="009172D7"/>
    <w:rsid w:val="00921D1A"/>
    <w:rsid w:val="00922A39"/>
    <w:rsid w:val="00926EF1"/>
    <w:rsid w:val="00933E44"/>
    <w:rsid w:val="0093448E"/>
    <w:rsid w:val="009371FD"/>
    <w:rsid w:val="00941D52"/>
    <w:rsid w:val="00942A54"/>
    <w:rsid w:val="0094449B"/>
    <w:rsid w:val="0095529C"/>
    <w:rsid w:val="00955BDB"/>
    <w:rsid w:val="00962A04"/>
    <w:rsid w:val="00966296"/>
    <w:rsid w:val="00966307"/>
    <w:rsid w:val="00967524"/>
    <w:rsid w:val="009709B7"/>
    <w:rsid w:val="00972272"/>
    <w:rsid w:val="009728BA"/>
    <w:rsid w:val="00976EB9"/>
    <w:rsid w:val="00977899"/>
    <w:rsid w:val="00977F1E"/>
    <w:rsid w:val="00981EA4"/>
    <w:rsid w:val="00982A0A"/>
    <w:rsid w:val="00986A84"/>
    <w:rsid w:val="00990F08"/>
    <w:rsid w:val="00991368"/>
    <w:rsid w:val="00992A1F"/>
    <w:rsid w:val="009954F6"/>
    <w:rsid w:val="009971BD"/>
    <w:rsid w:val="009A0CBF"/>
    <w:rsid w:val="009A213F"/>
    <w:rsid w:val="009A57F1"/>
    <w:rsid w:val="009A600F"/>
    <w:rsid w:val="009A6E01"/>
    <w:rsid w:val="009B092F"/>
    <w:rsid w:val="009B1E49"/>
    <w:rsid w:val="009B41B9"/>
    <w:rsid w:val="009B51B9"/>
    <w:rsid w:val="009B531D"/>
    <w:rsid w:val="009B5938"/>
    <w:rsid w:val="009B5BD0"/>
    <w:rsid w:val="009B62E5"/>
    <w:rsid w:val="009C1985"/>
    <w:rsid w:val="009C4FF8"/>
    <w:rsid w:val="009C5292"/>
    <w:rsid w:val="009C752C"/>
    <w:rsid w:val="009C7AB2"/>
    <w:rsid w:val="009D0C9B"/>
    <w:rsid w:val="009D2F38"/>
    <w:rsid w:val="009D45EA"/>
    <w:rsid w:val="009D55A0"/>
    <w:rsid w:val="009E06F3"/>
    <w:rsid w:val="009E2EDB"/>
    <w:rsid w:val="009E335A"/>
    <w:rsid w:val="009F3A06"/>
    <w:rsid w:val="009F5C3F"/>
    <w:rsid w:val="009F6C8D"/>
    <w:rsid w:val="00A042EF"/>
    <w:rsid w:val="00A04A66"/>
    <w:rsid w:val="00A10206"/>
    <w:rsid w:val="00A1613A"/>
    <w:rsid w:val="00A228C7"/>
    <w:rsid w:val="00A258AD"/>
    <w:rsid w:val="00A27D3E"/>
    <w:rsid w:val="00A30C4B"/>
    <w:rsid w:val="00A32580"/>
    <w:rsid w:val="00A33327"/>
    <w:rsid w:val="00A40F60"/>
    <w:rsid w:val="00A41053"/>
    <w:rsid w:val="00A4615A"/>
    <w:rsid w:val="00A47FE9"/>
    <w:rsid w:val="00A525F2"/>
    <w:rsid w:val="00A542EE"/>
    <w:rsid w:val="00A55F9A"/>
    <w:rsid w:val="00A619CD"/>
    <w:rsid w:val="00A64DBE"/>
    <w:rsid w:val="00A701E5"/>
    <w:rsid w:val="00A70A38"/>
    <w:rsid w:val="00A71586"/>
    <w:rsid w:val="00A716FC"/>
    <w:rsid w:val="00A73275"/>
    <w:rsid w:val="00A74464"/>
    <w:rsid w:val="00A7625C"/>
    <w:rsid w:val="00A80D37"/>
    <w:rsid w:val="00A836C2"/>
    <w:rsid w:val="00A85138"/>
    <w:rsid w:val="00A85190"/>
    <w:rsid w:val="00A9174A"/>
    <w:rsid w:val="00A918F6"/>
    <w:rsid w:val="00A96A11"/>
    <w:rsid w:val="00AA327D"/>
    <w:rsid w:val="00AA4887"/>
    <w:rsid w:val="00AB154A"/>
    <w:rsid w:val="00AB7C9D"/>
    <w:rsid w:val="00AC2998"/>
    <w:rsid w:val="00AC3C84"/>
    <w:rsid w:val="00AC54F0"/>
    <w:rsid w:val="00AC782D"/>
    <w:rsid w:val="00AD24D5"/>
    <w:rsid w:val="00AD35EF"/>
    <w:rsid w:val="00AD65F9"/>
    <w:rsid w:val="00AD6823"/>
    <w:rsid w:val="00AE512A"/>
    <w:rsid w:val="00AE6FDC"/>
    <w:rsid w:val="00AE744D"/>
    <w:rsid w:val="00AE7739"/>
    <w:rsid w:val="00AF1220"/>
    <w:rsid w:val="00AF1ABA"/>
    <w:rsid w:val="00AF5D2B"/>
    <w:rsid w:val="00AF610B"/>
    <w:rsid w:val="00B01359"/>
    <w:rsid w:val="00B03B4C"/>
    <w:rsid w:val="00B04D6D"/>
    <w:rsid w:val="00B069B1"/>
    <w:rsid w:val="00B10CEE"/>
    <w:rsid w:val="00B116B5"/>
    <w:rsid w:val="00B238CE"/>
    <w:rsid w:val="00B25597"/>
    <w:rsid w:val="00B326A1"/>
    <w:rsid w:val="00B32C1A"/>
    <w:rsid w:val="00B341BE"/>
    <w:rsid w:val="00B34A9D"/>
    <w:rsid w:val="00B3708C"/>
    <w:rsid w:val="00B41A9C"/>
    <w:rsid w:val="00B41B64"/>
    <w:rsid w:val="00B47761"/>
    <w:rsid w:val="00B52432"/>
    <w:rsid w:val="00B54B4E"/>
    <w:rsid w:val="00B57D31"/>
    <w:rsid w:val="00B615A2"/>
    <w:rsid w:val="00B629ED"/>
    <w:rsid w:val="00B6414C"/>
    <w:rsid w:val="00B641F3"/>
    <w:rsid w:val="00B66B9F"/>
    <w:rsid w:val="00B67DBC"/>
    <w:rsid w:val="00B7178D"/>
    <w:rsid w:val="00B72DF7"/>
    <w:rsid w:val="00B73A84"/>
    <w:rsid w:val="00B74030"/>
    <w:rsid w:val="00B75CEC"/>
    <w:rsid w:val="00B77D9A"/>
    <w:rsid w:val="00B804EB"/>
    <w:rsid w:val="00B80841"/>
    <w:rsid w:val="00B8087A"/>
    <w:rsid w:val="00B830DB"/>
    <w:rsid w:val="00B93D89"/>
    <w:rsid w:val="00B95690"/>
    <w:rsid w:val="00BA138E"/>
    <w:rsid w:val="00BA4ECB"/>
    <w:rsid w:val="00BA75D6"/>
    <w:rsid w:val="00BA7FF0"/>
    <w:rsid w:val="00BB390A"/>
    <w:rsid w:val="00BB3AE0"/>
    <w:rsid w:val="00BB4A99"/>
    <w:rsid w:val="00BB5FAA"/>
    <w:rsid w:val="00BB682E"/>
    <w:rsid w:val="00BC2ED8"/>
    <w:rsid w:val="00BC7190"/>
    <w:rsid w:val="00BC79FE"/>
    <w:rsid w:val="00BC7CE7"/>
    <w:rsid w:val="00BC7EB4"/>
    <w:rsid w:val="00BD5C93"/>
    <w:rsid w:val="00BE45AF"/>
    <w:rsid w:val="00BE496C"/>
    <w:rsid w:val="00BF2ACF"/>
    <w:rsid w:val="00BF491E"/>
    <w:rsid w:val="00BF7463"/>
    <w:rsid w:val="00C0059C"/>
    <w:rsid w:val="00C03891"/>
    <w:rsid w:val="00C0726A"/>
    <w:rsid w:val="00C1150A"/>
    <w:rsid w:val="00C1562D"/>
    <w:rsid w:val="00C166C0"/>
    <w:rsid w:val="00C20F36"/>
    <w:rsid w:val="00C2111F"/>
    <w:rsid w:val="00C24DFE"/>
    <w:rsid w:val="00C24FEA"/>
    <w:rsid w:val="00C303AE"/>
    <w:rsid w:val="00C31230"/>
    <w:rsid w:val="00C315AE"/>
    <w:rsid w:val="00C33180"/>
    <w:rsid w:val="00C37307"/>
    <w:rsid w:val="00C40C18"/>
    <w:rsid w:val="00C423E8"/>
    <w:rsid w:val="00C4442F"/>
    <w:rsid w:val="00C44F06"/>
    <w:rsid w:val="00C531E8"/>
    <w:rsid w:val="00C536C5"/>
    <w:rsid w:val="00C548F6"/>
    <w:rsid w:val="00C55BF4"/>
    <w:rsid w:val="00C55BFF"/>
    <w:rsid w:val="00C5709E"/>
    <w:rsid w:val="00C6087D"/>
    <w:rsid w:val="00C701E8"/>
    <w:rsid w:val="00C71127"/>
    <w:rsid w:val="00C742C7"/>
    <w:rsid w:val="00C75BD7"/>
    <w:rsid w:val="00C767E5"/>
    <w:rsid w:val="00C8422A"/>
    <w:rsid w:val="00C87002"/>
    <w:rsid w:val="00C90201"/>
    <w:rsid w:val="00C9088A"/>
    <w:rsid w:val="00C9552E"/>
    <w:rsid w:val="00CB16C2"/>
    <w:rsid w:val="00CB632B"/>
    <w:rsid w:val="00CC10C0"/>
    <w:rsid w:val="00CC2731"/>
    <w:rsid w:val="00CC3808"/>
    <w:rsid w:val="00CC3FC8"/>
    <w:rsid w:val="00CC6C17"/>
    <w:rsid w:val="00CC7641"/>
    <w:rsid w:val="00CC7D11"/>
    <w:rsid w:val="00CC7F19"/>
    <w:rsid w:val="00CD2E8F"/>
    <w:rsid w:val="00CD4EA5"/>
    <w:rsid w:val="00CD5B8B"/>
    <w:rsid w:val="00CD7315"/>
    <w:rsid w:val="00CE282C"/>
    <w:rsid w:val="00CE6725"/>
    <w:rsid w:val="00CE728F"/>
    <w:rsid w:val="00CE736A"/>
    <w:rsid w:val="00CE7A43"/>
    <w:rsid w:val="00CF196F"/>
    <w:rsid w:val="00CF3EF4"/>
    <w:rsid w:val="00CF4A3C"/>
    <w:rsid w:val="00D03A15"/>
    <w:rsid w:val="00D07CB0"/>
    <w:rsid w:val="00D103D3"/>
    <w:rsid w:val="00D1047B"/>
    <w:rsid w:val="00D1143A"/>
    <w:rsid w:val="00D1255A"/>
    <w:rsid w:val="00D16AF8"/>
    <w:rsid w:val="00D227C1"/>
    <w:rsid w:val="00D24412"/>
    <w:rsid w:val="00D2719E"/>
    <w:rsid w:val="00D27A22"/>
    <w:rsid w:val="00D3124D"/>
    <w:rsid w:val="00D31B91"/>
    <w:rsid w:val="00D31BFF"/>
    <w:rsid w:val="00D36EB2"/>
    <w:rsid w:val="00D37E55"/>
    <w:rsid w:val="00D400B4"/>
    <w:rsid w:val="00D52012"/>
    <w:rsid w:val="00D5201E"/>
    <w:rsid w:val="00D52F72"/>
    <w:rsid w:val="00D55C77"/>
    <w:rsid w:val="00D576A6"/>
    <w:rsid w:val="00D578E3"/>
    <w:rsid w:val="00D60BFA"/>
    <w:rsid w:val="00D61B4F"/>
    <w:rsid w:val="00D6215A"/>
    <w:rsid w:val="00D624AF"/>
    <w:rsid w:val="00D6342A"/>
    <w:rsid w:val="00D651AA"/>
    <w:rsid w:val="00D7009A"/>
    <w:rsid w:val="00D70773"/>
    <w:rsid w:val="00D709CB"/>
    <w:rsid w:val="00D70FF2"/>
    <w:rsid w:val="00D777FC"/>
    <w:rsid w:val="00D80733"/>
    <w:rsid w:val="00D830C6"/>
    <w:rsid w:val="00D83817"/>
    <w:rsid w:val="00D851AB"/>
    <w:rsid w:val="00D866B7"/>
    <w:rsid w:val="00D872FA"/>
    <w:rsid w:val="00D906B3"/>
    <w:rsid w:val="00D964B3"/>
    <w:rsid w:val="00DA0225"/>
    <w:rsid w:val="00DA0867"/>
    <w:rsid w:val="00DA12C7"/>
    <w:rsid w:val="00DA3290"/>
    <w:rsid w:val="00DA5885"/>
    <w:rsid w:val="00DA6413"/>
    <w:rsid w:val="00DA707D"/>
    <w:rsid w:val="00DB3783"/>
    <w:rsid w:val="00DB5246"/>
    <w:rsid w:val="00DB72AE"/>
    <w:rsid w:val="00DC1AD8"/>
    <w:rsid w:val="00DC2A1E"/>
    <w:rsid w:val="00DC303C"/>
    <w:rsid w:val="00DC3995"/>
    <w:rsid w:val="00DC4C7E"/>
    <w:rsid w:val="00DC5E8A"/>
    <w:rsid w:val="00DC72BD"/>
    <w:rsid w:val="00DD5173"/>
    <w:rsid w:val="00DD5CBC"/>
    <w:rsid w:val="00DD5F44"/>
    <w:rsid w:val="00DE08FC"/>
    <w:rsid w:val="00DE27C8"/>
    <w:rsid w:val="00DE2E84"/>
    <w:rsid w:val="00DE514F"/>
    <w:rsid w:val="00DE568A"/>
    <w:rsid w:val="00DE61FE"/>
    <w:rsid w:val="00DE6C90"/>
    <w:rsid w:val="00DF12D3"/>
    <w:rsid w:val="00DF1F56"/>
    <w:rsid w:val="00E0543A"/>
    <w:rsid w:val="00E06735"/>
    <w:rsid w:val="00E070F7"/>
    <w:rsid w:val="00E115E6"/>
    <w:rsid w:val="00E126B1"/>
    <w:rsid w:val="00E13931"/>
    <w:rsid w:val="00E15E92"/>
    <w:rsid w:val="00E1624F"/>
    <w:rsid w:val="00E2084C"/>
    <w:rsid w:val="00E25DFF"/>
    <w:rsid w:val="00E27CC0"/>
    <w:rsid w:val="00E32AEA"/>
    <w:rsid w:val="00E33EED"/>
    <w:rsid w:val="00E341D2"/>
    <w:rsid w:val="00E35A9B"/>
    <w:rsid w:val="00E35B8E"/>
    <w:rsid w:val="00E35F39"/>
    <w:rsid w:val="00E43F69"/>
    <w:rsid w:val="00E4476C"/>
    <w:rsid w:val="00E44ACB"/>
    <w:rsid w:val="00E459BA"/>
    <w:rsid w:val="00E529E4"/>
    <w:rsid w:val="00E53479"/>
    <w:rsid w:val="00E5382B"/>
    <w:rsid w:val="00E556D3"/>
    <w:rsid w:val="00E565F8"/>
    <w:rsid w:val="00E569E4"/>
    <w:rsid w:val="00E56BA7"/>
    <w:rsid w:val="00E64CAF"/>
    <w:rsid w:val="00E64D1B"/>
    <w:rsid w:val="00E678A3"/>
    <w:rsid w:val="00E747B0"/>
    <w:rsid w:val="00E852D3"/>
    <w:rsid w:val="00E916A7"/>
    <w:rsid w:val="00E91A71"/>
    <w:rsid w:val="00E93547"/>
    <w:rsid w:val="00E942E4"/>
    <w:rsid w:val="00EA137C"/>
    <w:rsid w:val="00EA262C"/>
    <w:rsid w:val="00EA38D3"/>
    <w:rsid w:val="00EA3E34"/>
    <w:rsid w:val="00EA71EE"/>
    <w:rsid w:val="00EB0B0A"/>
    <w:rsid w:val="00EB1087"/>
    <w:rsid w:val="00EB2D60"/>
    <w:rsid w:val="00EB5E1D"/>
    <w:rsid w:val="00EB728E"/>
    <w:rsid w:val="00EC0E67"/>
    <w:rsid w:val="00EC370C"/>
    <w:rsid w:val="00EC3A12"/>
    <w:rsid w:val="00EC4942"/>
    <w:rsid w:val="00EC6AE5"/>
    <w:rsid w:val="00ED0303"/>
    <w:rsid w:val="00ED0D59"/>
    <w:rsid w:val="00ED7A42"/>
    <w:rsid w:val="00EE627B"/>
    <w:rsid w:val="00EE6694"/>
    <w:rsid w:val="00EF14FD"/>
    <w:rsid w:val="00EF1559"/>
    <w:rsid w:val="00F0038C"/>
    <w:rsid w:val="00F05AE8"/>
    <w:rsid w:val="00F101F8"/>
    <w:rsid w:val="00F13F8D"/>
    <w:rsid w:val="00F149DF"/>
    <w:rsid w:val="00F162D4"/>
    <w:rsid w:val="00F16C6E"/>
    <w:rsid w:val="00F2182B"/>
    <w:rsid w:val="00F22A64"/>
    <w:rsid w:val="00F22C93"/>
    <w:rsid w:val="00F22F17"/>
    <w:rsid w:val="00F2690B"/>
    <w:rsid w:val="00F27B68"/>
    <w:rsid w:val="00F33DCC"/>
    <w:rsid w:val="00F34768"/>
    <w:rsid w:val="00F36466"/>
    <w:rsid w:val="00F37C82"/>
    <w:rsid w:val="00F41624"/>
    <w:rsid w:val="00F41BDC"/>
    <w:rsid w:val="00F4321E"/>
    <w:rsid w:val="00F539A4"/>
    <w:rsid w:val="00F54012"/>
    <w:rsid w:val="00F55950"/>
    <w:rsid w:val="00F62443"/>
    <w:rsid w:val="00F63907"/>
    <w:rsid w:val="00F63D6A"/>
    <w:rsid w:val="00F82492"/>
    <w:rsid w:val="00F8554A"/>
    <w:rsid w:val="00F85DCF"/>
    <w:rsid w:val="00F86598"/>
    <w:rsid w:val="00F87005"/>
    <w:rsid w:val="00F90A86"/>
    <w:rsid w:val="00F90B4C"/>
    <w:rsid w:val="00F924D3"/>
    <w:rsid w:val="00FB0FFB"/>
    <w:rsid w:val="00FB18EF"/>
    <w:rsid w:val="00FB19EF"/>
    <w:rsid w:val="00FB4828"/>
    <w:rsid w:val="00FB6678"/>
    <w:rsid w:val="00FB6BA8"/>
    <w:rsid w:val="00FB7240"/>
    <w:rsid w:val="00FC2FBD"/>
    <w:rsid w:val="00FC4FFE"/>
    <w:rsid w:val="00FC6246"/>
    <w:rsid w:val="00FC62AC"/>
    <w:rsid w:val="00FD1F15"/>
    <w:rsid w:val="00FD71A6"/>
    <w:rsid w:val="00FE25A9"/>
    <w:rsid w:val="00FE4159"/>
    <w:rsid w:val="00FE4270"/>
    <w:rsid w:val="00FE4FEE"/>
    <w:rsid w:val="00FE6FFD"/>
    <w:rsid w:val="00FF234A"/>
    <w:rsid w:val="00FF5000"/>
    <w:rsid w:val="00FF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1603FB81"/>
  <w15:chartTrackingRefBased/>
  <w15:docId w15:val="{FD958B1F-803B-4421-92A4-5028D61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5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4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4E29"/>
    <w:rPr>
      <w:color w:val="808080"/>
    </w:rPr>
  </w:style>
  <w:style w:type="paragraph" w:customStyle="1" w:styleId="FirstParagraph">
    <w:name w:val="First Paragraph"/>
    <w:basedOn w:val="BodyText"/>
    <w:next w:val="BodyText"/>
    <w:qFormat/>
    <w:rsid w:val="00E32AEA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BodyText"/>
    <w:qFormat/>
    <w:rsid w:val="00E32AEA"/>
    <w:pPr>
      <w:spacing w:before="36" w:after="36" w:line="240" w:lineRule="auto"/>
    </w:pPr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32AEA"/>
    <w:pPr>
      <w:spacing w:after="200" w:line="240" w:lineRule="auto"/>
    </w:pPr>
    <w:rPr>
      <w:sz w:val="24"/>
      <w:szCs w:val="24"/>
      <w:lang w:val="en-US" w:eastAsia="nl-N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32A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32AEA"/>
  </w:style>
  <w:style w:type="character" w:styleId="CommentReference">
    <w:name w:val="annotation reference"/>
    <w:basedOn w:val="DefaultParagraphFont"/>
    <w:uiPriority w:val="99"/>
    <w:semiHidden/>
    <w:unhideWhenUsed/>
    <w:rsid w:val="008F3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F3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F3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3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38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89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6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56424\AppData\Local\Temp\Templafy\WordVsto\x0ohstg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FormConfiguration><![CDATA[{"formFields":[],"formDataEntries":[]}]]></TemplafyFormConfiguration>
</file>

<file path=customXml/item2.xml><?xml version="1.0" encoding="utf-8"?>
<TemplafyTemplateConfiguration><![CDATA[{"elementsMetadata":[],"transformationConfigurations":[],"isBaseTemplate":false,"templateName":"blankdocument","templateDescription":"","enableDocumentContentUpdater":false,"version":"2.0"}]]></TemplafyTemplateConfigur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71C6D-3F3B-44A4-A545-8AEBE2C73372}">
  <ds:schemaRefs/>
</ds:datastoreItem>
</file>

<file path=customXml/itemProps2.xml><?xml version="1.0" encoding="utf-8"?>
<ds:datastoreItem xmlns:ds="http://schemas.openxmlformats.org/officeDocument/2006/customXml" ds:itemID="{CD0BFF8B-C29C-4A2A-97A3-738A635A3284}">
  <ds:schemaRefs/>
</ds:datastoreItem>
</file>

<file path=customXml/itemProps3.xml><?xml version="1.0" encoding="utf-8"?>
<ds:datastoreItem xmlns:ds="http://schemas.openxmlformats.org/officeDocument/2006/customXml" ds:itemID="{03D5C6A4-6E36-47AA-B294-03E7D3E9A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x0ohstg1.dotx</Template>
  <TotalTime>4869</TotalTime>
  <Pages>17</Pages>
  <Words>2492</Words>
  <Characters>13708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C.H.M. Maas</dc:creator>
  <cp:keywords/>
  <dc:description/>
  <cp:lastModifiedBy>Carolien Maas</cp:lastModifiedBy>
  <cp:revision>1048</cp:revision>
  <dcterms:created xsi:type="dcterms:W3CDTF">2021-12-24T16:11:00Z</dcterms:created>
  <dcterms:modified xsi:type="dcterms:W3CDTF">2022-06-17T13:50:00Z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erasmusmc</vt:lpwstr>
  </property>
  <property fmtid="{D5CDD505-2E9C-101B-9397-08002B2CF9AE}" pid="3" name="TemplafyTemplateId">
    <vt:lpwstr>637558934950724457</vt:lpwstr>
  </property>
  <property fmtid="{D5CDD505-2E9C-101B-9397-08002B2CF9AE}" pid="4" name="TemplafyUserProfileId">
    <vt:lpwstr>637737739487373152</vt:lpwstr>
  </property>
  <property fmtid="{D5CDD505-2E9C-101B-9397-08002B2CF9AE}" pid="5" name="TemplafyFromBlank">
    <vt:bool>true</vt:bool>
  </property>
</Properties>
</file>