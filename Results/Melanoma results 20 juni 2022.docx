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4AD5D" w14:textId="771765F5" w:rsidR="00E32AEA" w:rsidRPr="005B2974" w:rsidRDefault="00E32AEA" w:rsidP="008950EC">
      <w:pPr>
        <w:pStyle w:val="FirstParagraph"/>
        <w:spacing w:before="0" w:after="0"/>
        <w:rPr>
          <w:rFonts w:ascii="Arial" w:hAnsi="Arial" w:cs="Arial"/>
          <w:b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Table 1. </w:t>
      </w:r>
      <w:r w:rsidR="00DC72BD" w:rsidRPr="005B2974">
        <w:rPr>
          <w:rFonts w:ascii="Arial" w:hAnsi="Arial" w:cs="Arial"/>
          <w:b/>
          <w:sz w:val="22"/>
          <w:szCs w:val="22"/>
          <w:lang w:val="en-GB"/>
        </w:rPr>
        <w:t>Baseline patient and tumo</w:t>
      </w:r>
      <w:r w:rsidR="00516AF3" w:rsidRPr="005B2974">
        <w:rPr>
          <w:rFonts w:ascii="Arial" w:hAnsi="Arial" w:cs="Arial"/>
          <w:b/>
          <w:sz w:val="22"/>
          <w:szCs w:val="22"/>
          <w:lang w:val="en-GB"/>
        </w:rPr>
        <w:t>u</w:t>
      </w:r>
      <w:r w:rsidR="00B8087A" w:rsidRPr="005B2974">
        <w:rPr>
          <w:rFonts w:ascii="Arial" w:hAnsi="Arial" w:cs="Arial"/>
          <w:b/>
          <w:sz w:val="22"/>
          <w:szCs w:val="22"/>
          <w:lang w:val="en-GB"/>
        </w:rPr>
        <w:t xml:space="preserve">r characteristics by </w:t>
      </w:r>
      <w:r w:rsidR="00A33327" w:rsidRPr="005B2974">
        <w:rPr>
          <w:rFonts w:ascii="Arial" w:hAnsi="Arial" w:cs="Arial"/>
          <w:b/>
          <w:sz w:val="22"/>
          <w:szCs w:val="22"/>
          <w:lang w:val="en-GB"/>
        </w:rPr>
        <w:t>centre</w:t>
      </w:r>
      <w:r w:rsidRPr="005B2974">
        <w:rPr>
          <w:rFonts w:ascii="Arial" w:hAnsi="Arial" w:cs="Arial"/>
          <w:b/>
          <w:sz w:val="22"/>
          <w:szCs w:val="22"/>
          <w:lang w:val="en-GB"/>
        </w:rPr>
        <w:t>.</w:t>
      </w:r>
    </w:p>
    <w:tbl>
      <w:tblPr>
        <w:tblStyle w:val="Table"/>
        <w:tblW w:w="5220" w:type="pct"/>
        <w:tblLook w:val="0020" w:firstRow="1" w:lastRow="0" w:firstColumn="0" w:lastColumn="0" w:noHBand="0" w:noVBand="0"/>
      </w:tblPr>
      <w:tblGrid>
        <w:gridCol w:w="3268"/>
        <w:gridCol w:w="2263"/>
        <w:gridCol w:w="2345"/>
        <w:gridCol w:w="2190"/>
        <w:gridCol w:w="2292"/>
        <w:gridCol w:w="2260"/>
        <w:tblGridChange w:id="0">
          <w:tblGrid>
            <w:gridCol w:w="3268"/>
            <w:gridCol w:w="2263"/>
            <w:gridCol w:w="2345"/>
            <w:gridCol w:w="2190"/>
            <w:gridCol w:w="2292"/>
            <w:gridCol w:w="2260"/>
          </w:tblGrid>
        </w:tblGridChange>
      </w:tblGrid>
      <w:tr w:rsidR="00675243" w:rsidRPr="003C4C31" w14:paraId="1F1A31C0" w14:textId="77777777" w:rsidTr="005C0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18" w:type="pct"/>
            <w:tcBorders>
              <w:top w:val="single" w:sz="4" w:space="0" w:color="auto"/>
            </w:tcBorders>
          </w:tcPr>
          <w:p w14:paraId="51CBA672" w14:textId="77777777" w:rsidR="00A32580" w:rsidRPr="003C4C31" w:rsidRDefault="00A32580" w:rsidP="008950EC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774" w:type="pct"/>
            <w:tcBorders>
              <w:top w:val="single" w:sz="4" w:space="0" w:color="auto"/>
            </w:tcBorders>
          </w:tcPr>
          <w:p w14:paraId="0CBD3F34" w14:textId="77777777" w:rsidR="00A32580" w:rsidRPr="003C4C31" w:rsidRDefault="00A3258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Total (N=4071)</w:t>
            </w:r>
          </w:p>
        </w:tc>
        <w:tc>
          <w:tcPr>
            <w:tcW w:w="802" w:type="pct"/>
            <w:tcBorders>
              <w:top w:val="single" w:sz="4" w:space="0" w:color="auto"/>
            </w:tcBorders>
          </w:tcPr>
          <w:p w14:paraId="3FB0F703" w14:textId="5EAF45CD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proofErr w:type="spellStart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</w:t>
            </w:r>
            <w:proofErr w:type="spellEnd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A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(N=983)</w:t>
            </w:r>
          </w:p>
        </w:tc>
        <w:tc>
          <w:tcPr>
            <w:tcW w:w="749" w:type="pct"/>
            <w:tcBorders>
              <w:top w:val="single" w:sz="4" w:space="0" w:color="auto"/>
            </w:tcBorders>
          </w:tcPr>
          <w:p w14:paraId="38486311" w14:textId="29CB75CB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proofErr w:type="spellStart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</w:t>
            </w:r>
            <w:proofErr w:type="spellEnd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B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(N=1343)</w:t>
            </w:r>
          </w:p>
        </w:tc>
        <w:tc>
          <w:tcPr>
            <w:tcW w:w="784" w:type="pct"/>
            <w:tcBorders>
              <w:top w:val="single" w:sz="4" w:space="0" w:color="auto"/>
            </w:tcBorders>
          </w:tcPr>
          <w:p w14:paraId="4C31CABF" w14:textId="1272C62F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proofErr w:type="spellStart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</w:t>
            </w:r>
            <w:proofErr w:type="spellEnd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C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(N=566)</w:t>
            </w:r>
          </w:p>
        </w:tc>
        <w:tc>
          <w:tcPr>
            <w:tcW w:w="773" w:type="pct"/>
            <w:tcBorders>
              <w:top w:val="single" w:sz="4" w:space="0" w:color="auto"/>
            </w:tcBorders>
          </w:tcPr>
          <w:p w14:paraId="4C0D5B24" w14:textId="6E79DA12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proofErr w:type="spellStart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</w:t>
            </w:r>
            <w:proofErr w:type="spellEnd"/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D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(N=1179)</w:t>
            </w:r>
          </w:p>
        </w:tc>
      </w:tr>
      <w:tr w:rsidR="003C4C31" w:rsidRPr="003C4C31" w14:paraId="68E077F2" w14:textId="77777777" w:rsidTr="005C066E">
        <w:tc>
          <w:tcPr>
            <w:tcW w:w="1118" w:type="pct"/>
          </w:tcPr>
          <w:p w14:paraId="4AF3579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774" w:type="pct"/>
          </w:tcPr>
          <w:p w14:paraId="7474D2BC" w14:textId="6931590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889 (21.8%)</w:t>
            </w:r>
          </w:p>
        </w:tc>
        <w:tc>
          <w:tcPr>
            <w:tcW w:w="802" w:type="pct"/>
          </w:tcPr>
          <w:p w14:paraId="59A2A6BE" w14:textId="1E7273E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236 (24.0%)</w:t>
            </w:r>
          </w:p>
        </w:tc>
        <w:tc>
          <w:tcPr>
            <w:tcW w:w="749" w:type="pct"/>
          </w:tcPr>
          <w:p w14:paraId="72C199D9" w14:textId="15B095F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259 (19.3%)</w:t>
            </w:r>
          </w:p>
        </w:tc>
        <w:tc>
          <w:tcPr>
            <w:tcW w:w="784" w:type="pct"/>
          </w:tcPr>
          <w:p w14:paraId="6CA3AE3F" w14:textId="6A28A6A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170 (30.0%)</w:t>
            </w:r>
          </w:p>
        </w:tc>
        <w:tc>
          <w:tcPr>
            <w:tcW w:w="773" w:type="pct"/>
          </w:tcPr>
          <w:p w14:paraId="08380788" w14:textId="3850F81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224 (19.0%)</w:t>
            </w:r>
          </w:p>
        </w:tc>
      </w:tr>
      <w:tr w:rsidR="003C4C31" w:rsidRPr="003C4C31" w14:paraId="0E092809" w14:textId="77777777" w:rsidTr="005C066E">
        <w:tc>
          <w:tcPr>
            <w:tcW w:w="1118" w:type="pct"/>
          </w:tcPr>
          <w:p w14:paraId="066663B2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Males</w:t>
            </w:r>
          </w:p>
        </w:tc>
        <w:tc>
          <w:tcPr>
            <w:tcW w:w="774" w:type="pct"/>
          </w:tcPr>
          <w:p w14:paraId="210B62E8" w14:textId="0DA14DE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1996 (49.0%)</w:t>
            </w:r>
          </w:p>
        </w:tc>
        <w:tc>
          <w:tcPr>
            <w:tcW w:w="802" w:type="pct"/>
          </w:tcPr>
          <w:p w14:paraId="6E735ADB" w14:textId="1C77967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497 (50.6%)</w:t>
            </w:r>
          </w:p>
        </w:tc>
        <w:tc>
          <w:tcPr>
            <w:tcW w:w="749" w:type="pct"/>
          </w:tcPr>
          <w:p w14:paraId="001C7CFA" w14:textId="0B402BB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753 (56.1%)</w:t>
            </w:r>
          </w:p>
        </w:tc>
        <w:tc>
          <w:tcPr>
            <w:tcW w:w="784" w:type="pct"/>
          </w:tcPr>
          <w:p w14:paraId="3D784935" w14:textId="6652336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273 (48.2%)</w:t>
            </w:r>
          </w:p>
        </w:tc>
        <w:tc>
          <w:tcPr>
            <w:tcW w:w="773" w:type="pct"/>
          </w:tcPr>
          <w:p w14:paraId="5FF33F23" w14:textId="239ECBE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473 (40.1%)</w:t>
            </w:r>
          </w:p>
        </w:tc>
      </w:tr>
      <w:tr w:rsidR="003C4C31" w:rsidRPr="003C4C31" w14:paraId="3D72E932" w14:textId="77777777" w:rsidTr="005C066E">
        <w:tc>
          <w:tcPr>
            <w:tcW w:w="1118" w:type="pct"/>
          </w:tcPr>
          <w:p w14:paraId="10518A2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Age</w:t>
            </w:r>
          </w:p>
        </w:tc>
        <w:tc>
          <w:tcPr>
            <w:tcW w:w="774" w:type="pct"/>
          </w:tcPr>
          <w:p w14:paraId="232EE74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08AD991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205F2EB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0F9902D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7E90F899" w14:textId="4A9D5603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40D211B7" w14:textId="77777777" w:rsidTr="005C066E">
        <w:tc>
          <w:tcPr>
            <w:tcW w:w="1118" w:type="pct"/>
          </w:tcPr>
          <w:p w14:paraId="7C68F3C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Median (Q1, Q3)</w:t>
            </w:r>
          </w:p>
        </w:tc>
        <w:tc>
          <w:tcPr>
            <w:tcW w:w="774" w:type="pct"/>
          </w:tcPr>
          <w:p w14:paraId="615D50F1" w14:textId="6A8C933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55.0 (43.0, 66.0)</w:t>
            </w:r>
          </w:p>
        </w:tc>
        <w:tc>
          <w:tcPr>
            <w:tcW w:w="802" w:type="pct"/>
          </w:tcPr>
          <w:p w14:paraId="41CFFCDF" w14:textId="1D4634D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55.0 (43.0, 65.0)</w:t>
            </w:r>
          </w:p>
        </w:tc>
        <w:tc>
          <w:tcPr>
            <w:tcW w:w="749" w:type="pct"/>
          </w:tcPr>
          <w:p w14:paraId="480E4B8D" w14:textId="708F3EC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62.0 (48.0, 71.0)</w:t>
            </w:r>
          </w:p>
        </w:tc>
        <w:tc>
          <w:tcPr>
            <w:tcW w:w="784" w:type="pct"/>
          </w:tcPr>
          <w:p w14:paraId="5A274C16" w14:textId="5B3CFD1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52.0 (40.0, 62.0)</w:t>
            </w:r>
          </w:p>
        </w:tc>
        <w:tc>
          <w:tcPr>
            <w:tcW w:w="773" w:type="pct"/>
          </w:tcPr>
          <w:p w14:paraId="67753304" w14:textId="4D5A32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51.0 (42.0, 62.0)</w:t>
            </w:r>
          </w:p>
        </w:tc>
      </w:tr>
      <w:tr w:rsidR="003C4C31" w:rsidRPr="003C4C31" w14:paraId="3CD019CD" w14:textId="77777777" w:rsidTr="005C066E">
        <w:tc>
          <w:tcPr>
            <w:tcW w:w="1118" w:type="pct"/>
          </w:tcPr>
          <w:p w14:paraId="55FE6AD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1C561114" w14:textId="657A201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13.0 - 94.0</w:t>
            </w:r>
          </w:p>
        </w:tc>
        <w:tc>
          <w:tcPr>
            <w:tcW w:w="802" w:type="pct"/>
          </w:tcPr>
          <w:p w14:paraId="16280FF9" w14:textId="79E8FEE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15.0 - 89.0</w:t>
            </w:r>
          </w:p>
        </w:tc>
        <w:tc>
          <w:tcPr>
            <w:tcW w:w="749" w:type="pct"/>
          </w:tcPr>
          <w:p w14:paraId="3E24254A" w14:textId="52C1897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13.0 - 94.0</w:t>
            </w:r>
          </w:p>
        </w:tc>
        <w:tc>
          <w:tcPr>
            <w:tcW w:w="784" w:type="pct"/>
          </w:tcPr>
          <w:p w14:paraId="57AF60D5" w14:textId="753A24F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13.0 - 88.0</w:t>
            </w:r>
          </w:p>
        </w:tc>
        <w:tc>
          <w:tcPr>
            <w:tcW w:w="773" w:type="pct"/>
          </w:tcPr>
          <w:p w14:paraId="0BB761F3" w14:textId="1AE83B1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15.0 - 83.0</w:t>
            </w:r>
          </w:p>
        </w:tc>
      </w:tr>
      <w:tr w:rsidR="003C4C31" w:rsidRPr="003C4C31" w14:paraId="664199A3" w14:textId="77777777" w:rsidTr="005C066E">
        <w:tc>
          <w:tcPr>
            <w:tcW w:w="1118" w:type="pct"/>
          </w:tcPr>
          <w:p w14:paraId="167A9CD3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774" w:type="pct"/>
          </w:tcPr>
          <w:p w14:paraId="78DF0BD6" w14:textId="39866253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1171 (28.8%)</w:t>
            </w:r>
          </w:p>
        </w:tc>
        <w:tc>
          <w:tcPr>
            <w:tcW w:w="802" w:type="pct"/>
          </w:tcPr>
          <w:p w14:paraId="15961AFF" w14:textId="33CA70C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265 (27.0%)</w:t>
            </w:r>
          </w:p>
        </w:tc>
        <w:tc>
          <w:tcPr>
            <w:tcW w:w="749" w:type="pct"/>
          </w:tcPr>
          <w:p w14:paraId="727D23D9" w14:textId="1BC2BC35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263 (19.6%)</w:t>
            </w:r>
          </w:p>
        </w:tc>
        <w:tc>
          <w:tcPr>
            <w:tcW w:w="784" w:type="pct"/>
          </w:tcPr>
          <w:p w14:paraId="1265844E" w14:textId="5AF65676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166 (29.3%)</w:t>
            </w:r>
          </w:p>
        </w:tc>
        <w:tc>
          <w:tcPr>
            <w:tcW w:w="773" w:type="pct"/>
          </w:tcPr>
          <w:p w14:paraId="45D52F39" w14:textId="714E144D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477 (40.5%)</w:t>
            </w:r>
          </w:p>
        </w:tc>
      </w:tr>
      <w:tr w:rsidR="003C4C31" w:rsidRPr="003C4C31" w14:paraId="2A8BD4D4" w14:textId="77777777" w:rsidTr="005C066E">
        <w:tc>
          <w:tcPr>
            <w:tcW w:w="1118" w:type="pct"/>
          </w:tcPr>
          <w:p w14:paraId="0A28075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CAE7B08" w14:textId="1D1B76A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141 (3.5%)</w:t>
            </w:r>
          </w:p>
        </w:tc>
        <w:tc>
          <w:tcPr>
            <w:tcW w:w="802" w:type="pct"/>
          </w:tcPr>
          <w:p w14:paraId="3D5C93B6" w14:textId="3B9ABA6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30 (3.1%)</w:t>
            </w:r>
          </w:p>
        </w:tc>
        <w:tc>
          <w:tcPr>
            <w:tcW w:w="749" w:type="pct"/>
          </w:tcPr>
          <w:p w14:paraId="4196EC03" w14:textId="0882440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 (2.3%)</w:t>
            </w:r>
          </w:p>
        </w:tc>
        <w:tc>
          <w:tcPr>
            <w:tcW w:w="784" w:type="pct"/>
          </w:tcPr>
          <w:p w14:paraId="56B9DF2E" w14:textId="7B50441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68 (12.0%)</w:t>
            </w:r>
          </w:p>
        </w:tc>
        <w:tc>
          <w:tcPr>
            <w:tcW w:w="773" w:type="pct"/>
          </w:tcPr>
          <w:p w14:paraId="55E915E4" w14:textId="324C619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 (1.0%)</w:t>
            </w:r>
          </w:p>
        </w:tc>
      </w:tr>
      <w:tr w:rsidR="003C4C31" w:rsidRPr="003C4C31" w14:paraId="290502EA" w14:textId="77777777" w:rsidTr="005C066E">
        <w:tc>
          <w:tcPr>
            <w:tcW w:w="1118" w:type="pct"/>
          </w:tcPr>
          <w:p w14:paraId="51708B54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774" w:type="pct"/>
          </w:tcPr>
          <w:p w14:paraId="659DE5D6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210DF13F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5F822235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5428B4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1E6736C7" w14:textId="33B3D6C1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138B41F4" w14:textId="77777777" w:rsidTr="005C066E">
        <w:tc>
          <w:tcPr>
            <w:tcW w:w="1118" w:type="pct"/>
          </w:tcPr>
          <w:p w14:paraId="404DA4F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Arm</w:t>
            </w:r>
          </w:p>
        </w:tc>
        <w:tc>
          <w:tcPr>
            <w:tcW w:w="774" w:type="pct"/>
          </w:tcPr>
          <w:p w14:paraId="7DBFAA3E" w14:textId="25B3AF8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615 (15.1%)</w:t>
            </w:r>
          </w:p>
        </w:tc>
        <w:tc>
          <w:tcPr>
            <w:tcW w:w="802" w:type="pct"/>
          </w:tcPr>
          <w:p w14:paraId="4C1A6EE7" w14:textId="4AD8A1B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128 (13.0%)</w:t>
            </w:r>
          </w:p>
        </w:tc>
        <w:tc>
          <w:tcPr>
            <w:tcW w:w="749" w:type="pct"/>
          </w:tcPr>
          <w:p w14:paraId="51EE9C51" w14:textId="764BBB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217 (16.2%)</w:t>
            </w:r>
          </w:p>
        </w:tc>
        <w:tc>
          <w:tcPr>
            <w:tcW w:w="784" w:type="pct"/>
          </w:tcPr>
          <w:p w14:paraId="1079D4BD" w14:textId="010254F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 (15.2%)</w:t>
            </w:r>
          </w:p>
        </w:tc>
        <w:tc>
          <w:tcPr>
            <w:tcW w:w="773" w:type="pct"/>
          </w:tcPr>
          <w:p w14:paraId="49EFC177" w14:textId="7615D00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184 (15.6%)</w:t>
            </w:r>
          </w:p>
        </w:tc>
      </w:tr>
      <w:tr w:rsidR="003C4C31" w:rsidRPr="003C4C31" w14:paraId="21761288" w14:textId="77777777" w:rsidTr="005C066E">
        <w:tc>
          <w:tcPr>
            <w:tcW w:w="1118" w:type="pct"/>
          </w:tcPr>
          <w:p w14:paraId="606DDB6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Leg</w:t>
            </w:r>
          </w:p>
        </w:tc>
        <w:tc>
          <w:tcPr>
            <w:tcW w:w="774" w:type="pct"/>
          </w:tcPr>
          <w:p w14:paraId="71879765" w14:textId="259CF97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1189 (29.2%)</w:t>
            </w:r>
          </w:p>
        </w:tc>
        <w:tc>
          <w:tcPr>
            <w:tcW w:w="802" w:type="pct"/>
          </w:tcPr>
          <w:p w14:paraId="5BC0CBE4" w14:textId="57607AD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277 (28.2%)</w:t>
            </w:r>
          </w:p>
        </w:tc>
        <w:tc>
          <w:tcPr>
            <w:tcW w:w="749" w:type="pct"/>
          </w:tcPr>
          <w:p w14:paraId="094441DB" w14:textId="75D0E5E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324 (24.1%)</w:t>
            </w:r>
          </w:p>
        </w:tc>
        <w:tc>
          <w:tcPr>
            <w:tcW w:w="784" w:type="pct"/>
          </w:tcPr>
          <w:p w14:paraId="20CBA711" w14:textId="27364CC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218 (38.5%)</w:t>
            </w:r>
          </w:p>
        </w:tc>
        <w:tc>
          <w:tcPr>
            <w:tcW w:w="773" w:type="pct"/>
          </w:tcPr>
          <w:p w14:paraId="1A9F1A18" w14:textId="4CDEAF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370 (31.4%)</w:t>
            </w:r>
          </w:p>
        </w:tc>
      </w:tr>
      <w:tr w:rsidR="003C4C31" w:rsidRPr="003C4C31" w14:paraId="4F2D606B" w14:textId="77777777" w:rsidTr="005C066E">
        <w:tc>
          <w:tcPr>
            <w:tcW w:w="1118" w:type="pct"/>
          </w:tcPr>
          <w:p w14:paraId="49B1B84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Trunk</w:t>
            </w:r>
          </w:p>
        </w:tc>
        <w:tc>
          <w:tcPr>
            <w:tcW w:w="774" w:type="pct"/>
          </w:tcPr>
          <w:p w14:paraId="41F789EF" w14:textId="520A177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1815 (44.6%)</w:t>
            </w:r>
          </w:p>
        </w:tc>
        <w:tc>
          <w:tcPr>
            <w:tcW w:w="802" w:type="pct"/>
          </w:tcPr>
          <w:p w14:paraId="4C6A3946" w14:textId="73B23C9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407 (41.4%)</w:t>
            </w:r>
          </w:p>
        </w:tc>
        <w:tc>
          <w:tcPr>
            <w:tcW w:w="749" w:type="pct"/>
          </w:tcPr>
          <w:p w14:paraId="751A1AC0" w14:textId="58FFABA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654 (48.7%)</w:t>
            </w:r>
          </w:p>
        </w:tc>
        <w:tc>
          <w:tcPr>
            <w:tcW w:w="784" w:type="pct"/>
          </w:tcPr>
          <w:p w14:paraId="663DBA35" w14:textId="79459EE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242 (42.8%)</w:t>
            </w:r>
          </w:p>
        </w:tc>
        <w:tc>
          <w:tcPr>
            <w:tcW w:w="773" w:type="pct"/>
          </w:tcPr>
          <w:p w14:paraId="0581254D" w14:textId="0195C46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512 (43.4%)</w:t>
            </w:r>
          </w:p>
        </w:tc>
      </w:tr>
      <w:tr w:rsidR="003C4C31" w:rsidRPr="003C4C31" w14:paraId="766843D0" w14:textId="77777777" w:rsidTr="005C066E">
        <w:tc>
          <w:tcPr>
            <w:tcW w:w="1118" w:type="pct"/>
          </w:tcPr>
          <w:p w14:paraId="1AD8C4A9" w14:textId="0C8AD06D" w:rsidR="003C4C31" w:rsidRPr="003C4C31" w:rsidRDefault="005B785D" w:rsidP="005B785D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   Head/</w:t>
            </w:r>
            <w:r w:rsidR="003C4C31" w:rsidRPr="003C4C31">
              <w:rPr>
                <w:rFonts w:ascii="Arial" w:hAnsi="Arial" w:cs="Arial"/>
                <w:sz w:val="22"/>
                <w:szCs w:val="22"/>
                <w:lang w:val="en-GB"/>
              </w:rPr>
              <w:t>neck</w:t>
            </w:r>
          </w:p>
        </w:tc>
        <w:tc>
          <w:tcPr>
            <w:tcW w:w="774" w:type="pct"/>
          </w:tcPr>
          <w:p w14:paraId="08FD4E6E" w14:textId="04B139A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314 (7.7%)</w:t>
            </w:r>
          </w:p>
        </w:tc>
        <w:tc>
          <w:tcPr>
            <w:tcW w:w="802" w:type="pct"/>
          </w:tcPr>
          <w:p w14:paraId="5C873E45" w14:textId="4CBB3CF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138 (14.0%)</w:t>
            </w:r>
          </w:p>
        </w:tc>
        <w:tc>
          <w:tcPr>
            <w:tcW w:w="749" w:type="pct"/>
          </w:tcPr>
          <w:p w14:paraId="0E495E6E" w14:textId="2BBF001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142 (10.6%)</w:t>
            </w:r>
          </w:p>
        </w:tc>
        <w:tc>
          <w:tcPr>
            <w:tcW w:w="784" w:type="pct"/>
          </w:tcPr>
          <w:p w14:paraId="2B999911" w14:textId="2F54670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 (3.5%)</w:t>
            </w:r>
          </w:p>
        </w:tc>
        <w:tc>
          <w:tcPr>
            <w:tcW w:w="773" w:type="pct"/>
          </w:tcPr>
          <w:p w14:paraId="2FB85F07" w14:textId="3901E9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 (1.2%)</w:t>
            </w:r>
          </w:p>
        </w:tc>
      </w:tr>
      <w:tr w:rsidR="003C4C31" w:rsidRPr="003C4C31" w14:paraId="122969A0" w14:textId="77777777" w:rsidTr="005C066E">
        <w:tc>
          <w:tcPr>
            <w:tcW w:w="1118" w:type="pct"/>
          </w:tcPr>
          <w:p w14:paraId="18FE80B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769DCE5D" w14:textId="736BF64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138 (3.4%)</w:t>
            </w:r>
          </w:p>
        </w:tc>
        <w:tc>
          <w:tcPr>
            <w:tcW w:w="802" w:type="pct"/>
          </w:tcPr>
          <w:p w14:paraId="283E0B17" w14:textId="29BDA4B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33 (3.4%)</w:t>
            </w:r>
          </w:p>
        </w:tc>
        <w:tc>
          <w:tcPr>
            <w:tcW w:w="749" w:type="pct"/>
          </w:tcPr>
          <w:p w14:paraId="47CE741A" w14:textId="1E001DE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 (0.4%)</w:t>
            </w:r>
          </w:p>
        </w:tc>
        <w:tc>
          <w:tcPr>
            <w:tcW w:w="784" w:type="pct"/>
          </w:tcPr>
          <w:p w14:paraId="7EB41883" w14:textId="6FA31BC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  <w:tc>
          <w:tcPr>
            <w:tcW w:w="773" w:type="pct"/>
          </w:tcPr>
          <w:p w14:paraId="5648F57E" w14:textId="00C156A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99 (8.4%)</w:t>
            </w:r>
          </w:p>
        </w:tc>
      </w:tr>
      <w:tr w:rsidR="003C4C31" w:rsidRPr="003C4C31" w14:paraId="1C2EBED9" w14:textId="77777777" w:rsidTr="005C066E">
        <w:tc>
          <w:tcPr>
            <w:tcW w:w="1118" w:type="pct"/>
          </w:tcPr>
          <w:p w14:paraId="59C5D54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Histology</w:t>
            </w:r>
          </w:p>
        </w:tc>
        <w:tc>
          <w:tcPr>
            <w:tcW w:w="774" w:type="pct"/>
          </w:tcPr>
          <w:p w14:paraId="1594AAF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719D0E34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673BEFE8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2860A32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016F7DB6" w14:textId="5E1D62B5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6E0E35F7" w14:textId="77777777" w:rsidTr="005C066E">
        <w:tc>
          <w:tcPr>
            <w:tcW w:w="1118" w:type="pct"/>
          </w:tcPr>
          <w:p w14:paraId="485C56C6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SSM</w:t>
            </w:r>
          </w:p>
        </w:tc>
        <w:tc>
          <w:tcPr>
            <w:tcW w:w="774" w:type="pct"/>
          </w:tcPr>
          <w:p w14:paraId="1979B426" w14:textId="30A29BC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2164 (53.2%)</w:t>
            </w:r>
          </w:p>
        </w:tc>
        <w:tc>
          <w:tcPr>
            <w:tcW w:w="802" w:type="pct"/>
          </w:tcPr>
          <w:p w14:paraId="1F3E404C" w14:textId="205D2F8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598 (60.8%)</w:t>
            </w:r>
          </w:p>
        </w:tc>
        <w:tc>
          <w:tcPr>
            <w:tcW w:w="749" w:type="pct"/>
          </w:tcPr>
          <w:p w14:paraId="549AE548" w14:textId="0002A52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910 (67.8%)</w:t>
            </w:r>
          </w:p>
        </w:tc>
        <w:tc>
          <w:tcPr>
            <w:tcW w:w="784" w:type="pct"/>
          </w:tcPr>
          <w:p w14:paraId="063DB07B" w14:textId="5490A6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285 (50.4%)</w:t>
            </w:r>
          </w:p>
        </w:tc>
        <w:tc>
          <w:tcPr>
            <w:tcW w:w="773" w:type="pct"/>
          </w:tcPr>
          <w:p w14:paraId="555AD931" w14:textId="3946EA5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371 (31.5%)</w:t>
            </w:r>
          </w:p>
        </w:tc>
      </w:tr>
      <w:tr w:rsidR="003C4C31" w:rsidRPr="003C4C31" w14:paraId="3D7FE1B4" w14:textId="77777777" w:rsidTr="005C066E">
        <w:tc>
          <w:tcPr>
            <w:tcW w:w="1118" w:type="pct"/>
          </w:tcPr>
          <w:p w14:paraId="323927F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NM</w:t>
            </w:r>
          </w:p>
        </w:tc>
        <w:tc>
          <w:tcPr>
            <w:tcW w:w="774" w:type="pct"/>
          </w:tcPr>
          <w:p w14:paraId="55BDE88B" w14:textId="41F55E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1226 (30.1%)</w:t>
            </w:r>
          </w:p>
        </w:tc>
        <w:tc>
          <w:tcPr>
            <w:tcW w:w="802" w:type="pct"/>
          </w:tcPr>
          <w:p w14:paraId="47ECA407" w14:textId="35A2E6F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276 (28.1%)</w:t>
            </w:r>
          </w:p>
        </w:tc>
        <w:tc>
          <w:tcPr>
            <w:tcW w:w="749" w:type="pct"/>
          </w:tcPr>
          <w:p w14:paraId="17C60DCD" w14:textId="6D91DB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290 (21.6%)</w:t>
            </w:r>
          </w:p>
        </w:tc>
        <w:tc>
          <w:tcPr>
            <w:tcW w:w="784" w:type="pct"/>
          </w:tcPr>
          <w:p w14:paraId="543DF28B" w14:textId="02D7830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195 (34.5%)</w:t>
            </w:r>
          </w:p>
        </w:tc>
        <w:tc>
          <w:tcPr>
            <w:tcW w:w="773" w:type="pct"/>
          </w:tcPr>
          <w:p w14:paraId="240C2B18" w14:textId="0AF8295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465 (39.4%)</w:t>
            </w:r>
          </w:p>
        </w:tc>
      </w:tr>
      <w:tr w:rsidR="003C4C31" w:rsidRPr="003C4C31" w14:paraId="3803B2DE" w14:textId="77777777" w:rsidTr="005C066E">
        <w:tc>
          <w:tcPr>
            <w:tcW w:w="1118" w:type="pct"/>
          </w:tcPr>
          <w:p w14:paraId="6E027CF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ALM</w:t>
            </w:r>
          </w:p>
        </w:tc>
        <w:tc>
          <w:tcPr>
            <w:tcW w:w="774" w:type="pct"/>
          </w:tcPr>
          <w:p w14:paraId="70815158" w14:textId="273471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126 (3.1%)</w:t>
            </w:r>
          </w:p>
        </w:tc>
        <w:tc>
          <w:tcPr>
            <w:tcW w:w="802" w:type="pct"/>
          </w:tcPr>
          <w:p w14:paraId="0AB6A18F" w14:textId="1E6C16C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29 (3.0%)</w:t>
            </w:r>
          </w:p>
        </w:tc>
        <w:tc>
          <w:tcPr>
            <w:tcW w:w="749" w:type="pct"/>
          </w:tcPr>
          <w:p w14:paraId="105D9D27" w14:textId="3ADE76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54 (4.0%)</w:t>
            </w:r>
          </w:p>
        </w:tc>
        <w:tc>
          <w:tcPr>
            <w:tcW w:w="784" w:type="pct"/>
          </w:tcPr>
          <w:p w14:paraId="64011237" w14:textId="39E20B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 (2.8%)</w:t>
            </w:r>
          </w:p>
        </w:tc>
        <w:tc>
          <w:tcPr>
            <w:tcW w:w="773" w:type="pct"/>
          </w:tcPr>
          <w:p w14:paraId="7262A427" w14:textId="36CD164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(2.3%)</w:t>
            </w:r>
          </w:p>
        </w:tc>
      </w:tr>
      <w:tr w:rsidR="003C4C31" w:rsidRPr="003C4C31" w14:paraId="20B3D243" w14:textId="77777777" w:rsidTr="005C066E">
        <w:tc>
          <w:tcPr>
            <w:tcW w:w="1118" w:type="pct"/>
          </w:tcPr>
          <w:p w14:paraId="5025770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Other</w:t>
            </w:r>
          </w:p>
        </w:tc>
        <w:tc>
          <w:tcPr>
            <w:tcW w:w="774" w:type="pct"/>
          </w:tcPr>
          <w:p w14:paraId="4854882F" w14:textId="43D708B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202 (5.0%)</w:t>
            </w:r>
          </w:p>
        </w:tc>
        <w:tc>
          <w:tcPr>
            <w:tcW w:w="802" w:type="pct"/>
          </w:tcPr>
          <w:p w14:paraId="551C07EA" w14:textId="5F600F4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53 (5.4%)</w:t>
            </w:r>
          </w:p>
        </w:tc>
        <w:tc>
          <w:tcPr>
            <w:tcW w:w="749" w:type="pct"/>
          </w:tcPr>
          <w:p w14:paraId="10059ED0" w14:textId="1FA6498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 (3.4%)</w:t>
            </w:r>
          </w:p>
        </w:tc>
        <w:tc>
          <w:tcPr>
            <w:tcW w:w="784" w:type="pct"/>
          </w:tcPr>
          <w:p w14:paraId="3C516D75" w14:textId="071D7B4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 (2.5%)</w:t>
            </w:r>
          </w:p>
        </w:tc>
        <w:tc>
          <w:tcPr>
            <w:tcW w:w="773" w:type="pct"/>
          </w:tcPr>
          <w:p w14:paraId="42AA48C9" w14:textId="7E7AA97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89 (7.5%)</w:t>
            </w:r>
          </w:p>
        </w:tc>
      </w:tr>
      <w:tr w:rsidR="003C4C31" w:rsidRPr="003C4C31" w14:paraId="4E1BEA54" w14:textId="77777777" w:rsidTr="005C066E">
        <w:tc>
          <w:tcPr>
            <w:tcW w:w="1118" w:type="pct"/>
          </w:tcPr>
          <w:p w14:paraId="2D960EE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70C7C24F" w14:textId="61D35F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353 (8.7%)</w:t>
            </w:r>
          </w:p>
        </w:tc>
        <w:tc>
          <w:tcPr>
            <w:tcW w:w="802" w:type="pct"/>
          </w:tcPr>
          <w:p w14:paraId="54C2FFE9" w14:textId="7B0070A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(2.7%)</w:t>
            </w:r>
          </w:p>
        </w:tc>
        <w:tc>
          <w:tcPr>
            <w:tcW w:w="749" w:type="pct"/>
          </w:tcPr>
          <w:p w14:paraId="66CB6DF1" w14:textId="0C8C840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43 (3.2%)</w:t>
            </w:r>
          </w:p>
        </w:tc>
        <w:tc>
          <w:tcPr>
            <w:tcW w:w="784" w:type="pct"/>
          </w:tcPr>
          <w:p w14:paraId="4522849D" w14:textId="7B7C62F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56 (9.9%)</w:t>
            </w:r>
          </w:p>
        </w:tc>
        <w:tc>
          <w:tcPr>
            <w:tcW w:w="773" w:type="pct"/>
          </w:tcPr>
          <w:p w14:paraId="2545B362" w14:textId="6ABAD58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227 (19.3%)</w:t>
            </w:r>
          </w:p>
        </w:tc>
      </w:tr>
      <w:tr w:rsidR="003C4C31" w:rsidRPr="003C4C31" w14:paraId="5C133785" w14:textId="77777777" w:rsidTr="005C066E">
        <w:tc>
          <w:tcPr>
            <w:tcW w:w="1118" w:type="pct"/>
          </w:tcPr>
          <w:p w14:paraId="1FF97C3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774" w:type="pct"/>
          </w:tcPr>
          <w:p w14:paraId="41204DA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6C3B3A8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0FBDEA25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D30072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03CC54B4" w14:textId="584654C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17696CEF" w14:textId="77777777" w:rsidTr="005C066E">
        <w:tc>
          <w:tcPr>
            <w:tcW w:w="1118" w:type="pct"/>
          </w:tcPr>
          <w:p w14:paraId="6845CDB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58F1F4F8" w14:textId="54BC97B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2.8 (3.3)</w:t>
            </w:r>
          </w:p>
        </w:tc>
        <w:tc>
          <w:tcPr>
            <w:tcW w:w="802" w:type="pct"/>
          </w:tcPr>
          <w:p w14:paraId="48236DFB" w14:textId="488D82B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2.6 (2.0)</w:t>
            </w:r>
          </w:p>
        </w:tc>
        <w:tc>
          <w:tcPr>
            <w:tcW w:w="749" w:type="pct"/>
          </w:tcPr>
          <w:p w14:paraId="6B0177F8" w14:textId="0A6BE0B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2.3 (2.5)</w:t>
            </w:r>
          </w:p>
        </w:tc>
        <w:tc>
          <w:tcPr>
            <w:tcW w:w="784" w:type="pct"/>
          </w:tcPr>
          <w:p w14:paraId="732F93C5" w14:textId="58A6C56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2.8 (2.3)</w:t>
            </w:r>
          </w:p>
        </w:tc>
        <w:tc>
          <w:tcPr>
            <w:tcW w:w="773" w:type="pct"/>
          </w:tcPr>
          <w:p w14:paraId="32645962" w14:textId="022CB6A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3.6 (4.9)</w:t>
            </w:r>
          </w:p>
        </w:tc>
      </w:tr>
      <w:tr w:rsidR="003C4C31" w:rsidRPr="003C4C31" w14:paraId="509BA54A" w14:textId="77777777" w:rsidTr="005C066E">
        <w:tc>
          <w:tcPr>
            <w:tcW w:w="1118" w:type="pct"/>
          </w:tcPr>
          <w:p w14:paraId="4284C5D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AA6D212" w14:textId="1A602D8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0.1 - 90.0</w:t>
            </w:r>
          </w:p>
        </w:tc>
        <w:tc>
          <w:tcPr>
            <w:tcW w:w="802" w:type="pct"/>
          </w:tcPr>
          <w:p w14:paraId="1864E735" w14:textId="24B1594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0.5 - 22.0</w:t>
            </w:r>
          </w:p>
        </w:tc>
        <w:tc>
          <w:tcPr>
            <w:tcW w:w="749" w:type="pct"/>
          </w:tcPr>
          <w:p w14:paraId="6887542E" w14:textId="0A4254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0.1 - 30.0</w:t>
            </w:r>
          </w:p>
        </w:tc>
        <w:tc>
          <w:tcPr>
            <w:tcW w:w="784" w:type="pct"/>
          </w:tcPr>
          <w:p w14:paraId="04A6C5A1" w14:textId="6862F58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0.3 - 20.0</w:t>
            </w:r>
          </w:p>
        </w:tc>
        <w:tc>
          <w:tcPr>
            <w:tcW w:w="773" w:type="pct"/>
          </w:tcPr>
          <w:p w14:paraId="2AB569D0" w14:textId="21FCE3B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0.1 - 90.0</w:t>
            </w:r>
          </w:p>
        </w:tc>
      </w:tr>
      <w:tr w:rsidR="003C4C31" w:rsidRPr="003C4C31" w14:paraId="3F7CCBE1" w14:textId="77777777" w:rsidTr="005C066E">
        <w:tc>
          <w:tcPr>
            <w:tcW w:w="1118" w:type="pct"/>
          </w:tcPr>
          <w:p w14:paraId="7E20DA9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4D6F342A" w14:textId="604C2C3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59 (1.4%)</w:t>
            </w:r>
          </w:p>
        </w:tc>
        <w:tc>
          <w:tcPr>
            <w:tcW w:w="802" w:type="pct"/>
          </w:tcPr>
          <w:p w14:paraId="035CCCBC" w14:textId="50C29FC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9 (0.9%)</w:t>
            </w:r>
          </w:p>
        </w:tc>
        <w:tc>
          <w:tcPr>
            <w:tcW w:w="749" w:type="pct"/>
          </w:tcPr>
          <w:p w14:paraId="7B5648D1" w14:textId="4CB9B4B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 (1.2%)</w:t>
            </w:r>
          </w:p>
        </w:tc>
        <w:tc>
          <w:tcPr>
            <w:tcW w:w="784" w:type="pct"/>
          </w:tcPr>
          <w:p w14:paraId="2D6381A2" w14:textId="6854BB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6 (1.1%)</w:t>
            </w:r>
          </w:p>
        </w:tc>
        <w:tc>
          <w:tcPr>
            <w:tcW w:w="773" w:type="pct"/>
          </w:tcPr>
          <w:p w14:paraId="38348392" w14:textId="16B6383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28 (2.4%)</w:t>
            </w:r>
          </w:p>
        </w:tc>
      </w:tr>
      <w:tr w:rsidR="003C4C31" w:rsidRPr="003C4C31" w14:paraId="37F818A4" w14:textId="77777777" w:rsidTr="005C066E">
        <w:tc>
          <w:tcPr>
            <w:tcW w:w="1118" w:type="pct"/>
          </w:tcPr>
          <w:p w14:paraId="31A649A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Multiple fields</w:t>
            </w:r>
          </w:p>
        </w:tc>
        <w:tc>
          <w:tcPr>
            <w:tcW w:w="774" w:type="pct"/>
          </w:tcPr>
          <w:p w14:paraId="53659B56" w14:textId="023A1E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374 (9.2%)</w:t>
            </w:r>
          </w:p>
        </w:tc>
        <w:tc>
          <w:tcPr>
            <w:tcW w:w="802" w:type="pct"/>
          </w:tcPr>
          <w:p w14:paraId="659860F6" w14:textId="661100B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223 (22.7%)</w:t>
            </w:r>
          </w:p>
        </w:tc>
        <w:tc>
          <w:tcPr>
            <w:tcW w:w="749" w:type="pct"/>
          </w:tcPr>
          <w:p w14:paraId="67EF9BD6" w14:textId="0A16D1B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41 (3.1%)</w:t>
            </w:r>
          </w:p>
        </w:tc>
        <w:tc>
          <w:tcPr>
            <w:tcW w:w="784" w:type="pct"/>
          </w:tcPr>
          <w:p w14:paraId="5288D785" w14:textId="35E5AF3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87 (15.4%)</w:t>
            </w:r>
          </w:p>
        </w:tc>
        <w:tc>
          <w:tcPr>
            <w:tcW w:w="773" w:type="pct"/>
          </w:tcPr>
          <w:p w14:paraId="6E3A3D93" w14:textId="085E853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23 (2.0%)</w:t>
            </w:r>
          </w:p>
        </w:tc>
      </w:tr>
      <w:tr w:rsidR="003C4C31" w:rsidRPr="00E32C4C" w14:paraId="64F3B44A" w14:textId="77777777" w:rsidTr="005C066E">
        <w:tc>
          <w:tcPr>
            <w:tcW w:w="1118" w:type="pct"/>
          </w:tcPr>
          <w:p w14:paraId="43D6105D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negative SN</w:t>
            </w:r>
          </w:p>
        </w:tc>
        <w:tc>
          <w:tcPr>
            <w:tcW w:w="774" w:type="pct"/>
          </w:tcPr>
          <w:p w14:paraId="063E8FE3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42A908B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330485B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1869F51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4F8A815D" w14:textId="66C0E7B9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30920D57" w14:textId="77777777" w:rsidTr="005C066E">
        <w:tc>
          <w:tcPr>
            <w:tcW w:w="1118" w:type="pct"/>
          </w:tcPr>
          <w:p w14:paraId="745874C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00855788" w14:textId="21A8AE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1.7 (1.4)</w:t>
            </w:r>
          </w:p>
        </w:tc>
        <w:tc>
          <w:tcPr>
            <w:tcW w:w="802" w:type="pct"/>
          </w:tcPr>
          <w:p w14:paraId="0EDFF8E4" w14:textId="4276E18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2.2 (1.6)</w:t>
            </w:r>
          </w:p>
        </w:tc>
        <w:tc>
          <w:tcPr>
            <w:tcW w:w="749" w:type="pct"/>
          </w:tcPr>
          <w:p w14:paraId="222E41BE" w14:textId="3B74AB7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1.6 (1.3)</w:t>
            </w:r>
          </w:p>
        </w:tc>
        <w:tc>
          <w:tcPr>
            <w:tcW w:w="784" w:type="pct"/>
          </w:tcPr>
          <w:p w14:paraId="6C9007BF" w14:textId="052056A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1.6 (1.4)</w:t>
            </w:r>
          </w:p>
        </w:tc>
        <w:tc>
          <w:tcPr>
            <w:tcW w:w="773" w:type="pct"/>
          </w:tcPr>
          <w:p w14:paraId="639CD9F2" w14:textId="11472D4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1.2 (1.0)</w:t>
            </w:r>
          </w:p>
        </w:tc>
      </w:tr>
      <w:tr w:rsidR="003C4C31" w:rsidRPr="003C4C31" w14:paraId="5D875F2A" w14:textId="77777777" w:rsidTr="005C066E">
        <w:tc>
          <w:tcPr>
            <w:tcW w:w="1118" w:type="pct"/>
          </w:tcPr>
          <w:p w14:paraId="6E167FAB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02CC4BF" w14:textId="45B2384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802" w:type="pct"/>
          </w:tcPr>
          <w:p w14:paraId="0357B9BB" w14:textId="28DFCB2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749" w:type="pct"/>
          </w:tcPr>
          <w:p w14:paraId="7E5ACBC7" w14:textId="57699A9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0.0 - 13.0</w:t>
            </w:r>
          </w:p>
        </w:tc>
        <w:tc>
          <w:tcPr>
            <w:tcW w:w="784" w:type="pct"/>
          </w:tcPr>
          <w:p w14:paraId="72507246" w14:textId="1DC77C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0.0 - 10.0</w:t>
            </w:r>
          </w:p>
        </w:tc>
        <w:tc>
          <w:tcPr>
            <w:tcW w:w="773" w:type="pct"/>
          </w:tcPr>
          <w:p w14:paraId="7C488BB9" w14:textId="0DBFB1C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0.0 - 9.0</w:t>
            </w:r>
          </w:p>
        </w:tc>
      </w:tr>
      <w:tr w:rsidR="003C4C31" w:rsidRPr="003C4C31" w14:paraId="447B30DF" w14:textId="77777777" w:rsidTr="005C066E">
        <w:tc>
          <w:tcPr>
            <w:tcW w:w="1118" w:type="pct"/>
          </w:tcPr>
          <w:p w14:paraId="2D5ABE8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0D4B1217" w14:textId="43F9251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162 (4.0%)</w:t>
            </w:r>
          </w:p>
        </w:tc>
        <w:tc>
          <w:tcPr>
            <w:tcW w:w="802" w:type="pct"/>
          </w:tcPr>
          <w:p w14:paraId="6FECB724" w14:textId="0E8BF8E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49" w:type="pct"/>
          </w:tcPr>
          <w:p w14:paraId="1F02B8B8" w14:textId="42E6660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27 (2.0%)</w:t>
            </w:r>
          </w:p>
        </w:tc>
        <w:tc>
          <w:tcPr>
            <w:tcW w:w="784" w:type="pct"/>
          </w:tcPr>
          <w:p w14:paraId="1E2DF60A" w14:textId="2D4C79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(0.2%)</w:t>
            </w:r>
          </w:p>
        </w:tc>
        <w:tc>
          <w:tcPr>
            <w:tcW w:w="773" w:type="pct"/>
          </w:tcPr>
          <w:p w14:paraId="46752570" w14:textId="2422546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134 (11.4%)</w:t>
            </w:r>
          </w:p>
        </w:tc>
      </w:tr>
      <w:tr w:rsidR="003C4C31" w:rsidRPr="00E32C4C" w14:paraId="3AE893D3" w14:textId="77777777" w:rsidTr="005C066E">
        <w:tc>
          <w:tcPr>
            <w:tcW w:w="1118" w:type="pct"/>
          </w:tcPr>
          <w:p w14:paraId="450EA677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positive SN</w:t>
            </w:r>
          </w:p>
        </w:tc>
        <w:tc>
          <w:tcPr>
            <w:tcW w:w="774" w:type="pct"/>
          </w:tcPr>
          <w:p w14:paraId="5E14F9B2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5A19F9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7B32ECE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35DE8C94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6BB823D3" w14:textId="64449394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787B8056" w14:textId="77777777" w:rsidTr="005C066E">
        <w:tc>
          <w:tcPr>
            <w:tcW w:w="1118" w:type="pct"/>
          </w:tcPr>
          <w:p w14:paraId="077BE1D1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3692D270" w14:textId="4F62981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  <w:tc>
          <w:tcPr>
            <w:tcW w:w="802" w:type="pct"/>
          </w:tcPr>
          <w:p w14:paraId="74E3CEEE" w14:textId="4F0668D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  <w:tc>
          <w:tcPr>
            <w:tcW w:w="749" w:type="pct"/>
          </w:tcPr>
          <w:p w14:paraId="454ABF59" w14:textId="759034C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0.2 (0.4)</w:t>
            </w:r>
          </w:p>
        </w:tc>
        <w:tc>
          <w:tcPr>
            <w:tcW w:w="784" w:type="pct"/>
          </w:tcPr>
          <w:p w14:paraId="33CC47D7" w14:textId="79C12E4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0.4 (0.7)</w:t>
            </w:r>
          </w:p>
        </w:tc>
        <w:tc>
          <w:tcPr>
            <w:tcW w:w="773" w:type="pct"/>
          </w:tcPr>
          <w:p w14:paraId="5F9B8B01" w14:textId="6900F66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</w:tr>
      <w:tr w:rsidR="003C4C31" w:rsidRPr="003C4C31" w14:paraId="41E63055" w14:textId="77777777" w:rsidTr="005C066E">
        <w:tc>
          <w:tcPr>
            <w:tcW w:w="1118" w:type="pct"/>
          </w:tcPr>
          <w:p w14:paraId="34F7555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0F92767A" w14:textId="137CAAE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0.0 - 5.0</w:t>
            </w:r>
          </w:p>
        </w:tc>
        <w:tc>
          <w:tcPr>
            <w:tcW w:w="802" w:type="pct"/>
          </w:tcPr>
          <w:p w14:paraId="5CE32CDA" w14:textId="1AA4F6F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0.0 - 4.0</w:t>
            </w:r>
          </w:p>
        </w:tc>
        <w:tc>
          <w:tcPr>
            <w:tcW w:w="749" w:type="pct"/>
          </w:tcPr>
          <w:p w14:paraId="75E4C098" w14:textId="18F08C4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0.0 - 2.0</w:t>
            </w:r>
          </w:p>
        </w:tc>
        <w:tc>
          <w:tcPr>
            <w:tcW w:w="784" w:type="pct"/>
          </w:tcPr>
          <w:p w14:paraId="1D9D7BD7" w14:textId="0C9B4E6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0.0 - 4.0</w:t>
            </w:r>
          </w:p>
        </w:tc>
        <w:tc>
          <w:tcPr>
            <w:tcW w:w="773" w:type="pct"/>
          </w:tcPr>
          <w:p w14:paraId="63BD8399" w14:textId="3B4DF84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0.0 - 5.0</w:t>
            </w:r>
          </w:p>
        </w:tc>
      </w:tr>
      <w:tr w:rsidR="003C4C31" w:rsidRPr="003C4C31" w14:paraId="5BCE1507" w14:textId="77777777" w:rsidTr="005C066E">
        <w:tc>
          <w:tcPr>
            <w:tcW w:w="1118" w:type="pct"/>
          </w:tcPr>
          <w:p w14:paraId="36D8F98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CE9A947" w14:textId="225AEA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(0.0%)</w:t>
            </w:r>
          </w:p>
        </w:tc>
        <w:tc>
          <w:tcPr>
            <w:tcW w:w="802" w:type="pct"/>
          </w:tcPr>
          <w:p w14:paraId="37291CB1" w14:textId="692E94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49" w:type="pct"/>
          </w:tcPr>
          <w:p w14:paraId="5ADAF981" w14:textId="6BA4011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(0.1%)</w:t>
            </w:r>
          </w:p>
        </w:tc>
        <w:tc>
          <w:tcPr>
            <w:tcW w:w="784" w:type="pct"/>
          </w:tcPr>
          <w:p w14:paraId="735D032A" w14:textId="5B1E1B4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73" w:type="pct"/>
          </w:tcPr>
          <w:p w14:paraId="1DA2C1FA" w14:textId="2D0A64D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</w:tr>
      <w:tr w:rsidR="003C4C31" w:rsidRPr="003C4C31" w14:paraId="209F1D65" w14:textId="77777777" w:rsidTr="005C066E">
        <w:tc>
          <w:tcPr>
            <w:tcW w:w="1118" w:type="pct"/>
          </w:tcPr>
          <w:p w14:paraId="0C09A00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774" w:type="pct"/>
          </w:tcPr>
          <w:p w14:paraId="684D41B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B850A6A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6EFA833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464B2B0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1B890C2F" w14:textId="524F465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4A5B5F3F" w14:textId="77777777" w:rsidTr="005C066E">
        <w:tc>
          <w:tcPr>
            <w:tcW w:w="1118" w:type="pct"/>
          </w:tcPr>
          <w:p w14:paraId="13377C3E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lastRenderedPageBreak/>
              <w:t>   Mean (SD)</w:t>
            </w:r>
          </w:p>
        </w:tc>
        <w:tc>
          <w:tcPr>
            <w:tcW w:w="774" w:type="pct"/>
          </w:tcPr>
          <w:p w14:paraId="52A6141D" w14:textId="21EB801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1.2 (1.3)</w:t>
            </w:r>
          </w:p>
        </w:tc>
        <w:tc>
          <w:tcPr>
            <w:tcW w:w="802" w:type="pct"/>
          </w:tcPr>
          <w:p w14:paraId="4600C332" w14:textId="5AAF6B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1.1 (0.8)</w:t>
            </w:r>
          </w:p>
        </w:tc>
        <w:tc>
          <w:tcPr>
            <w:tcW w:w="749" w:type="pct"/>
          </w:tcPr>
          <w:p w14:paraId="6CB63E1C" w14:textId="2FFF489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1.0 (0.5)</w:t>
            </w:r>
          </w:p>
        </w:tc>
        <w:tc>
          <w:tcPr>
            <w:tcW w:w="784" w:type="pct"/>
          </w:tcPr>
          <w:p w14:paraId="511EDBDE" w14:textId="0762B74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1.1 (1.3)</w:t>
            </w:r>
          </w:p>
        </w:tc>
        <w:tc>
          <w:tcPr>
            <w:tcW w:w="773" w:type="pct"/>
          </w:tcPr>
          <w:p w14:paraId="2679B8FA" w14:textId="3DEB1B4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1.4 (2.0)</w:t>
            </w:r>
          </w:p>
        </w:tc>
      </w:tr>
      <w:tr w:rsidR="003C4C31" w:rsidRPr="003C4C31" w14:paraId="0BADF56F" w14:textId="77777777" w:rsidTr="005C066E">
        <w:tc>
          <w:tcPr>
            <w:tcW w:w="1118" w:type="pct"/>
          </w:tcPr>
          <w:p w14:paraId="2E61C0FD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7358039" w14:textId="2B1B7B3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0.0 - 38.0</w:t>
            </w:r>
          </w:p>
        </w:tc>
        <w:tc>
          <w:tcPr>
            <w:tcW w:w="802" w:type="pct"/>
          </w:tcPr>
          <w:p w14:paraId="7C8C4E73" w14:textId="7D8AC1F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0.0 - 8.0</w:t>
            </w:r>
          </w:p>
        </w:tc>
        <w:tc>
          <w:tcPr>
            <w:tcW w:w="749" w:type="pct"/>
          </w:tcPr>
          <w:p w14:paraId="3E704DD7" w14:textId="67A4405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0.0 - 8.0</w:t>
            </w:r>
          </w:p>
        </w:tc>
        <w:tc>
          <w:tcPr>
            <w:tcW w:w="784" w:type="pct"/>
          </w:tcPr>
          <w:p w14:paraId="3190C255" w14:textId="5B49396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773" w:type="pct"/>
          </w:tcPr>
          <w:p w14:paraId="7566F4B0" w14:textId="111596E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0.0 - 38.0</w:t>
            </w:r>
          </w:p>
        </w:tc>
      </w:tr>
      <w:tr w:rsidR="003C4C31" w:rsidRPr="003C4C31" w14:paraId="70E3D090" w14:textId="77777777" w:rsidTr="005C066E">
        <w:tc>
          <w:tcPr>
            <w:tcW w:w="1118" w:type="pct"/>
          </w:tcPr>
          <w:p w14:paraId="2BAD55F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3C82991" w14:textId="00CAB22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301 (7.4%)</w:t>
            </w:r>
          </w:p>
        </w:tc>
        <w:tc>
          <w:tcPr>
            <w:tcW w:w="802" w:type="pct"/>
          </w:tcPr>
          <w:p w14:paraId="051C2B96" w14:textId="3AD429B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120 (12.2%)</w:t>
            </w:r>
          </w:p>
        </w:tc>
        <w:tc>
          <w:tcPr>
            <w:tcW w:w="749" w:type="pct"/>
          </w:tcPr>
          <w:p w14:paraId="1F0FA360" w14:textId="0C083DB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163 (12.1%)</w:t>
            </w:r>
          </w:p>
        </w:tc>
        <w:tc>
          <w:tcPr>
            <w:tcW w:w="784" w:type="pct"/>
          </w:tcPr>
          <w:p w14:paraId="46DF5CEC" w14:textId="03194BB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18 (3.2%)</w:t>
            </w:r>
          </w:p>
        </w:tc>
        <w:tc>
          <w:tcPr>
            <w:tcW w:w="773" w:type="pct"/>
          </w:tcPr>
          <w:p w14:paraId="35FB6601" w14:textId="4C3CBF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</w:tr>
      <w:tr w:rsidR="003C4C31" w:rsidRPr="003C4C31" w14:paraId="049F6C50" w14:textId="77777777" w:rsidTr="005C066E">
        <w:tc>
          <w:tcPr>
            <w:tcW w:w="1118" w:type="pct"/>
          </w:tcPr>
          <w:p w14:paraId="6EC52111" w14:textId="32FC2558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Location metastasis lymph</w:t>
            </w:r>
          </w:p>
        </w:tc>
        <w:tc>
          <w:tcPr>
            <w:tcW w:w="774" w:type="pct"/>
          </w:tcPr>
          <w:p w14:paraId="1B9273A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11D7CB0A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23ECF29D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53F0F203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54244195" w14:textId="01FCA274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7686ACE6" w14:textId="77777777" w:rsidTr="005C066E">
        <w:tc>
          <w:tcPr>
            <w:tcW w:w="1118" w:type="pct"/>
          </w:tcPr>
          <w:p w14:paraId="730AD8D4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</w:t>
            </w:r>
            <w:proofErr w:type="spellStart"/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Subcap</w:t>
            </w:r>
            <w:proofErr w:type="spellEnd"/>
          </w:p>
        </w:tc>
        <w:tc>
          <w:tcPr>
            <w:tcW w:w="774" w:type="pct"/>
          </w:tcPr>
          <w:p w14:paraId="022D3DD2" w14:textId="1FCC9B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3319 (81.5%)</w:t>
            </w:r>
          </w:p>
        </w:tc>
        <w:tc>
          <w:tcPr>
            <w:tcW w:w="802" w:type="pct"/>
          </w:tcPr>
          <w:p w14:paraId="53104E3B" w14:textId="643F936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793 (80.7%)</w:t>
            </w:r>
          </w:p>
        </w:tc>
        <w:tc>
          <w:tcPr>
            <w:tcW w:w="749" w:type="pct"/>
          </w:tcPr>
          <w:p w14:paraId="288A24D8" w14:textId="06C20E9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1123 (83.6%)</w:t>
            </w:r>
          </w:p>
        </w:tc>
        <w:tc>
          <w:tcPr>
            <w:tcW w:w="784" w:type="pct"/>
          </w:tcPr>
          <w:p w14:paraId="4497A96F" w14:textId="489BE97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440 (77.7%)</w:t>
            </w:r>
          </w:p>
        </w:tc>
        <w:tc>
          <w:tcPr>
            <w:tcW w:w="773" w:type="pct"/>
          </w:tcPr>
          <w:p w14:paraId="56B43035" w14:textId="73037D3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963 (81.7%)</w:t>
            </w:r>
          </w:p>
        </w:tc>
      </w:tr>
      <w:tr w:rsidR="003C4C31" w:rsidRPr="003C4C31" w14:paraId="6C893BF3" w14:textId="77777777" w:rsidTr="005C066E">
        <w:tc>
          <w:tcPr>
            <w:tcW w:w="1118" w:type="pct"/>
          </w:tcPr>
          <w:p w14:paraId="27A3F51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Combined</w:t>
            </w:r>
          </w:p>
        </w:tc>
        <w:tc>
          <w:tcPr>
            <w:tcW w:w="774" w:type="pct"/>
          </w:tcPr>
          <w:p w14:paraId="57FEE8E5" w14:textId="54327CE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213 (5.2%)</w:t>
            </w:r>
          </w:p>
        </w:tc>
        <w:tc>
          <w:tcPr>
            <w:tcW w:w="802" w:type="pct"/>
          </w:tcPr>
          <w:p w14:paraId="1F6AE58B" w14:textId="5D9A43E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39 (4.0%)</w:t>
            </w:r>
          </w:p>
        </w:tc>
        <w:tc>
          <w:tcPr>
            <w:tcW w:w="749" w:type="pct"/>
          </w:tcPr>
          <w:p w14:paraId="5D5A9BEE" w14:textId="7DA685C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(2.0%)</w:t>
            </w:r>
          </w:p>
        </w:tc>
        <w:tc>
          <w:tcPr>
            <w:tcW w:w="784" w:type="pct"/>
          </w:tcPr>
          <w:p w14:paraId="3DBC68EF" w14:textId="247F6D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43 (7.6%)</w:t>
            </w:r>
          </w:p>
        </w:tc>
        <w:tc>
          <w:tcPr>
            <w:tcW w:w="773" w:type="pct"/>
          </w:tcPr>
          <w:p w14:paraId="781CD2EC" w14:textId="5FFB9FD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104 (8.8%)</w:t>
            </w:r>
          </w:p>
        </w:tc>
      </w:tr>
      <w:tr w:rsidR="003C4C31" w:rsidRPr="003C4C31" w14:paraId="2AC151B6" w14:textId="77777777" w:rsidTr="005C066E">
        <w:tc>
          <w:tcPr>
            <w:tcW w:w="1118" w:type="pct"/>
          </w:tcPr>
          <w:p w14:paraId="67CDD2F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Parenchymal</w:t>
            </w:r>
          </w:p>
        </w:tc>
        <w:tc>
          <w:tcPr>
            <w:tcW w:w="774" w:type="pct"/>
          </w:tcPr>
          <w:p w14:paraId="5E23009B" w14:textId="11FFEFD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 (2.1%)</w:t>
            </w:r>
          </w:p>
        </w:tc>
        <w:tc>
          <w:tcPr>
            <w:tcW w:w="802" w:type="pct"/>
          </w:tcPr>
          <w:p w14:paraId="60E1E035" w14:textId="1946CF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 (0.5%)</w:t>
            </w:r>
          </w:p>
        </w:tc>
        <w:tc>
          <w:tcPr>
            <w:tcW w:w="749" w:type="pct"/>
          </w:tcPr>
          <w:p w14:paraId="148C515D" w14:textId="3286310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 (0.8%)</w:t>
            </w:r>
          </w:p>
        </w:tc>
        <w:tc>
          <w:tcPr>
            <w:tcW w:w="784" w:type="pct"/>
          </w:tcPr>
          <w:p w14:paraId="5B9B19E6" w14:textId="682702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 (3.4%)</w:t>
            </w:r>
          </w:p>
        </w:tc>
        <w:tc>
          <w:tcPr>
            <w:tcW w:w="773" w:type="pct"/>
          </w:tcPr>
          <w:p w14:paraId="661A2816" w14:textId="0F486BE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 (4.3%)</w:t>
            </w:r>
          </w:p>
        </w:tc>
      </w:tr>
      <w:tr w:rsidR="003C4C31" w:rsidRPr="003C4C31" w14:paraId="5DA90C92" w14:textId="77777777" w:rsidTr="005C066E">
        <w:tc>
          <w:tcPr>
            <w:tcW w:w="1118" w:type="pct"/>
          </w:tcPr>
          <w:p w14:paraId="55688563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Multifocal</w:t>
            </w:r>
          </w:p>
        </w:tc>
        <w:tc>
          <w:tcPr>
            <w:tcW w:w="774" w:type="pct"/>
          </w:tcPr>
          <w:p w14:paraId="25D211BD" w14:textId="426020C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45 (1.1%)</w:t>
            </w:r>
          </w:p>
        </w:tc>
        <w:tc>
          <w:tcPr>
            <w:tcW w:w="802" w:type="pct"/>
          </w:tcPr>
          <w:p w14:paraId="7BAFA6EE" w14:textId="4056B28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 (0.6%)</w:t>
            </w:r>
          </w:p>
        </w:tc>
        <w:tc>
          <w:tcPr>
            <w:tcW w:w="749" w:type="pct"/>
          </w:tcPr>
          <w:p w14:paraId="0C2ABFE9" w14:textId="1B57424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 (0.7%)</w:t>
            </w:r>
          </w:p>
        </w:tc>
        <w:tc>
          <w:tcPr>
            <w:tcW w:w="784" w:type="pct"/>
          </w:tcPr>
          <w:p w14:paraId="182BFD61" w14:textId="6DF4211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 (3.7%)</w:t>
            </w:r>
          </w:p>
        </w:tc>
        <w:tc>
          <w:tcPr>
            <w:tcW w:w="773" w:type="pct"/>
          </w:tcPr>
          <w:p w14:paraId="5F10FD72" w14:textId="6FBF128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 (0.8%)</w:t>
            </w:r>
          </w:p>
        </w:tc>
      </w:tr>
      <w:tr w:rsidR="003C4C31" w:rsidRPr="003C4C31" w14:paraId="22E575B9" w14:textId="77777777" w:rsidTr="005C066E">
        <w:tc>
          <w:tcPr>
            <w:tcW w:w="1118" w:type="pct"/>
          </w:tcPr>
          <w:p w14:paraId="39541F4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Extensive</w:t>
            </w:r>
          </w:p>
        </w:tc>
        <w:tc>
          <w:tcPr>
            <w:tcW w:w="774" w:type="pct"/>
          </w:tcPr>
          <w:p w14:paraId="6B4078EC" w14:textId="25F6B1A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105 (2.6%)</w:t>
            </w:r>
          </w:p>
        </w:tc>
        <w:tc>
          <w:tcPr>
            <w:tcW w:w="802" w:type="pct"/>
          </w:tcPr>
          <w:p w14:paraId="5939C6EC" w14:textId="6A26393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 (1.8%)</w:t>
            </w:r>
          </w:p>
        </w:tc>
        <w:tc>
          <w:tcPr>
            <w:tcW w:w="749" w:type="pct"/>
          </w:tcPr>
          <w:p w14:paraId="7F878CC7" w14:textId="3A1E104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 (0.7%)</w:t>
            </w:r>
          </w:p>
        </w:tc>
        <w:tc>
          <w:tcPr>
            <w:tcW w:w="784" w:type="pct"/>
          </w:tcPr>
          <w:p w14:paraId="399A88DF" w14:textId="1640789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25 (4.4%)</w:t>
            </w:r>
          </w:p>
        </w:tc>
        <w:tc>
          <w:tcPr>
            <w:tcW w:w="773" w:type="pct"/>
          </w:tcPr>
          <w:p w14:paraId="0E309C97" w14:textId="5265FEF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52 (4.4%)</w:t>
            </w:r>
          </w:p>
        </w:tc>
      </w:tr>
      <w:tr w:rsidR="003C4C31" w:rsidRPr="003C4C31" w14:paraId="25298B60" w14:textId="77777777" w:rsidTr="005C066E">
        <w:tc>
          <w:tcPr>
            <w:tcW w:w="1118" w:type="pct"/>
          </w:tcPr>
          <w:p w14:paraId="57E1FBC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13848BF0" w14:textId="682ED59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303 (7.4%)</w:t>
            </w:r>
          </w:p>
        </w:tc>
        <w:tc>
          <w:tcPr>
            <w:tcW w:w="802" w:type="pct"/>
          </w:tcPr>
          <w:p w14:paraId="12B77173" w14:textId="0A2F3F2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122 (12.4%)</w:t>
            </w:r>
          </w:p>
        </w:tc>
        <w:tc>
          <w:tcPr>
            <w:tcW w:w="749" w:type="pct"/>
          </w:tcPr>
          <w:p w14:paraId="168F7E24" w14:textId="2DCA6E7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163 (12.1%)</w:t>
            </w:r>
          </w:p>
        </w:tc>
        <w:tc>
          <w:tcPr>
            <w:tcW w:w="784" w:type="pct"/>
          </w:tcPr>
          <w:p w14:paraId="22EAAC32" w14:textId="7B895E6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 (3.2%)</w:t>
            </w:r>
          </w:p>
        </w:tc>
        <w:tc>
          <w:tcPr>
            <w:tcW w:w="773" w:type="pct"/>
          </w:tcPr>
          <w:p w14:paraId="19E6ECF1" w14:textId="24BE46B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</w:tr>
      <w:tr w:rsidR="003C4C31" w:rsidRPr="003C4C31" w14:paraId="553B182D" w14:textId="77777777" w:rsidTr="005C066E">
        <w:tc>
          <w:tcPr>
            <w:tcW w:w="1118" w:type="pct"/>
          </w:tcPr>
          <w:p w14:paraId="163A8084" w14:textId="05DF2B44" w:rsidR="003C4C31" w:rsidRPr="00DC303C" w:rsidRDefault="00DC303C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Mitosis &gt; 1 mm</w:t>
            </w:r>
            <w:r>
              <w:rPr>
                <w:rFonts w:ascii="Arial" w:hAnsi="Arial" w:cs="Arial"/>
                <w:b/>
                <w:sz w:val="22"/>
                <w:szCs w:val="22"/>
                <w:vertAlign w:val="superscript"/>
                <w:lang w:val="en-GB"/>
              </w:rPr>
              <w:t>2</w:t>
            </w:r>
          </w:p>
        </w:tc>
        <w:tc>
          <w:tcPr>
            <w:tcW w:w="774" w:type="pct"/>
          </w:tcPr>
          <w:p w14:paraId="5D610565" w14:textId="681D11E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135 (3.3%)</w:t>
            </w:r>
          </w:p>
        </w:tc>
        <w:tc>
          <w:tcPr>
            <w:tcW w:w="802" w:type="pct"/>
          </w:tcPr>
          <w:p w14:paraId="6E18CB6E" w14:textId="4591A0D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50 (5.1%)</w:t>
            </w:r>
          </w:p>
        </w:tc>
        <w:tc>
          <w:tcPr>
            <w:tcW w:w="749" w:type="pct"/>
          </w:tcPr>
          <w:p w14:paraId="48412FB3" w14:textId="432D298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  <w:tc>
          <w:tcPr>
            <w:tcW w:w="784" w:type="pct"/>
          </w:tcPr>
          <w:p w14:paraId="07CFBFDF" w14:textId="69F0AB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85 (15.0%)</w:t>
            </w:r>
          </w:p>
        </w:tc>
        <w:tc>
          <w:tcPr>
            <w:tcW w:w="773" w:type="pct"/>
          </w:tcPr>
          <w:p w14:paraId="48007952" w14:textId="325347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</w:tr>
      <w:tr w:rsidR="003C4C31" w:rsidRPr="003C4C31" w14:paraId="5F6E34B9" w14:textId="77777777" w:rsidTr="005C066E">
        <w:tc>
          <w:tcPr>
            <w:tcW w:w="1118" w:type="pct"/>
          </w:tcPr>
          <w:p w14:paraId="2D5FEBAE" w14:textId="00781434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 xml:space="preserve">   Missing</w:t>
            </w:r>
          </w:p>
        </w:tc>
        <w:tc>
          <w:tcPr>
            <w:tcW w:w="774" w:type="pct"/>
          </w:tcPr>
          <w:p w14:paraId="53E14AB3" w14:textId="2FB0EE2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3895 (95.7%)</w:t>
            </w:r>
          </w:p>
        </w:tc>
        <w:tc>
          <w:tcPr>
            <w:tcW w:w="802" w:type="pct"/>
          </w:tcPr>
          <w:p w14:paraId="04FBA2BA" w14:textId="5DECC37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906 (92.2%)</w:t>
            </w:r>
          </w:p>
        </w:tc>
        <w:tc>
          <w:tcPr>
            <w:tcW w:w="749" w:type="pct"/>
          </w:tcPr>
          <w:p w14:paraId="449E6A0D" w14:textId="21F32A6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1343 (100.0%)</w:t>
            </w:r>
          </w:p>
        </w:tc>
        <w:tc>
          <w:tcPr>
            <w:tcW w:w="784" w:type="pct"/>
          </w:tcPr>
          <w:p w14:paraId="0C573C35" w14:textId="1342079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467 (82.5%)</w:t>
            </w:r>
          </w:p>
        </w:tc>
        <w:tc>
          <w:tcPr>
            <w:tcW w:w="773" w:type="pct"/>
          </w:tcPr>
          <w:p w14:paraId="09AD7BAC" w14:textId="5A0574C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1179 (100.0%)</w:t>
            </w:r>
          </w:p>
        </w:tc>
      </w:tr>
      <w:tr w:rsidR="003C4C31" w:rsidRPr="003C4C31" w14:paraId="68E32396" w14:textId="77777777" w:rsidTr="005C066E">
        <w:tc>
          <w:tcPr>
            <w:tcW w:w="1118" w:type="pct"/>
          </w:tcPr>
          <w:p w14:paraId="45D4AB4E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Recurrence</w:t>
            </w:r>
          </w:p>
        </w:tc>
        <w:tc>
          <w:tcPr>
            <w:tcW w:w="774" w:type="pct"/>
          </w:tcPr>
          <w:p w14:paraId="0ABCA97A" w14:textId="29ED805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862 (21.2%)</w:t>
            </w:r>
          </w:p>
        </w:tc>
        <w:tc>
          <w:tcPr>
            <w:tcW w:w="802" w:type="pct"/>
          </w:tcPr>
          <w:p w14:paraId="5688F3EA" w14:textId="3BE6EF9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208 (21.2%)</w:t>
            </w:r>
          </w:p>
        </w:tc>
        <w:tc>
          <w:tcPr>
            <w:tcW w:w="749" w:type="pct"/>
          </w:tcPr>
          <w:p w14:paraId="5F8841C4" w14:textId="224AA64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175 (13.0%)</w:t>
            </w:r>
          </w:p>
        </w:tc>
        <w:tc>
          <w:tcPr>
            <w:tcW w:w="784" w:type="pct"/>
          </w:tcPr>
          <w:p w14:paraId="72A49FBA" w14:textId="633AB5A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160 (28.3%)</w:t>
            </w:r>
          </w:p>
        </w:tc>
        <w:tc>
          <w:tcPr>
            <w:tcW w:w="773" w:type="pct"/>
          </w:tcPr>
          <w:p w14:paraId="094FF24C" w14:textId="73E465B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319 (27.1%)</w:t>
            </w:r>
          </w:p>
        </w:tc>
      </w:tr>
      <w:tr w:rsidR="003C4C31" w:rsidRPr="003C4C31" w14:paraId="38319E3B" w14:textId="77777777" w:rsidTr="005C066E">
        <w:tc>
          <w:tcPr>
            <w:tcW w:w="1118" w:type="pct"/>
          </w:tcPr>
          <w:p w14:paraId="6CD91AB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Deaths</w:t>
            </w:r>
          </w:p>
        </w:tc>
        <w:tc>
          <w:tcPr>
            <w:tcW w:w="774" w:type="pct"/>
          </w:tcPr>
          <w:p w14:paraId="5FE1D30A" w14:textId="5D27D35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606 (14.9%)</w:t>
            </w:r>
          </w:p>
        </w:tc>
        <w:tc>
          <w:tcPr>
            <w:tcW w:w="802" w:type="pct"/>
          </w:tcPr>
          <w:p w14:paraId="7178CC6D" w14:textId="20713A2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127 (12.9%)</w:t>
            </w:r>
          </w:p>
        </w:tc>
        <w:tc>
          <w:tcPr>
            <w:tcW w:w="749" w:type="pct"/>
          </w:tcPr>
          <w:p w14:paraId="7E72F5B2" w14:textId="66567B0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148 (11.0%)</w:t>
            </w:r>
          </w:p>
        </w:tc>
        <w:tc>
          <w:tcPr>
            <w:tcW w:w="784" w:type="pct"/>
          </w:tcPr>
          <w:p w14:paraId="35AAAFBB" w14:textId="157263A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115 (20.3%)</w:t>
            </w:r>
          </w:p>
        </w:tc>
        <w:tc>
          <w:tcPr>
            <w:tcW w:w="773" w:type="pct"/>
          </w:tcPr>
          <w:p w14:paraId="1B48A2C8" w14:textId="59720C3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216 (18.3%)</w:t>
            </w:r>
          </w:p>
        </w:tc>
      </w:tr>
      <w:tr w:rsidR="003C4C31" w:rsidRPr="003C4C31" w14:paraId="522BB983" w14:textId="77777777" w:rsidTr="00E104DB">
        <w:tblPrEx>
          <w:tblW w:w="5220" w:type="pct"/>
          <w:tblLook w:val="0020" w:firstRow="1" w:lastRow="0" w:firstColumn="0" w:lastColumn="0" w:noHBand="0" w:noVBand="0"/>
          <w:tblPrExChange w:id="1" w:author="C.H.M. Maas" w:date="2022-06-20T11:50:00Z">
            <w:tblPrEx>
              <w:tblW w:w="5220" w:type="pct"/>
              <w:tblLook w:val="0020" w:firstRow="1" w:lastRow="0" w:firstColumn="0" w:lastColumn="0" w:noHBand="0" w:noVBand="0"/>
            </w:tblPrEx>
          </w:tblPrExChange>
        </w:tblPrEx>
        <w:tc>
          <w:tcPr>
            <w:tcW w:w="1118" w:type="pct"/>
            <w:tcPrChange w:id="2" w:author="C.H.M. Maas" w:date="2022-06-20T11:50:00Z">
              <w:tcPr>
                <w:tcW w:w="1118" w:type="pct"/>
              </w:tcPr>
            </w:tcPrChange>
          </w:tcPr>
          <w:p w14:paraId="62901CD1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Melanoma specific mortality</w:t>
            </w:r>
          </w:p>
        </w:tc>
        <w:tc>
          <w:tcPr>
            <w:tcW w:w="774" w:type="pct"/>
            <w:tcPrChange w:id="3" w:author="C.H.M. Maas" w:date="2022-06-20T11:50:00Z">
              <w:tcPr>
                <w:tcW w:w="774" w:type="pct"/>
              </w:tcPr>
            </w:tcPrChange>
          </w:tcPr>
          <w:p w14:paraId="4DAE6088" w14:textId="0BB202B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504 (12.4%)</w:t>
            </w:r>
          </w:p>
        </w:tc>
        <w:tc>
          <w:tcPr>
            <w:tcW w:w="802" w:type="pct"/>
            <w:tcPrChange w:id="4" w:author="C.H.M. Maas" w:date="2022-06-20T11:50:00Z">
              <w:tcPr>
                <w:tcW w:w="802" w:type="pct"/>
              </w:tcPr>
            </w:tcPrChange>
          </w:tcPr>
          <w:p w14:paraId="46731ED9" w14:textId="1DD1C6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98 (10.0%)</w:t>
            </w:r>
          </w:p>
        </w:tc>
        <w:tc>
          <w:tcPr>
            <w:tcW w:w="749" w:type="pct"/>
            <w:tcPrChange w:id="5" w:author="C.H.M. Maas" w:date="2022-06-20T11:50:00Z">
              <w:tcPr>
                <w:tcW w:w="749" w:type="pct"/>
              </w:tcPr>
            </w:tcPrChange>
          </w:tcPr>
          <w:p w14:paraId="3FED8EF9" w14:textId="3BB15A8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101 (7.5%)</w:t>
            </w:r>
          </w:p>
        </w:tc>
        <w:tc>
          <w:tcPr>
            <w:tcW w:w="784" w:type="pct"/>
            <w:tcPrChange w:id="6" w:author="C.H.M. Maas" w:date="2022-06-20T11:50:00Z">
              <w:tcPr>
                <w:tcW w:w="784" w:type="pct"/>
              </w:tcPr>
            </w:tcPrChange>
          </w:tcPr>
          <w:p w14:paraId="42313DA5" w14:textId="73BD231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102 (18.0%)</w:t>
            </w:r>
          </w:p>
        </w:tc>
        <w:tc>
          <w:tcPr>
            <w:tcW w:w="773" w:type="pct"/>
            <w:tcPrChange w:id="7" w:author="C.H.M. Maas" w:date="2022-06-20T11:50:00Z">
              <w:tcPr>
                <w:tcW w:w="773" w:type="pct"/>
              </w:tcPr>
            </w:tcPrChange>
          </w:tcPr>
          <w:p w14:paraId="1792BA28" w14:textId="143EFFC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203 (17.2%)</w:t>
            </w:r>
          </w:p>
        </w:tc>
      </w:tr>
      <w:tr w:rsidR="00E104DB" w:rsidRPr="003C4C31" w14:paraId="5DAAC7F6" w14:textId="77777777" w:rsidTr="00E104DB">
        <w:tblPrEx>
          <w:tblW w:w="5220" w:type="pct"/>
          <w:tblLook w:val="0020" w:firstRow="1" w:lastRow="0" w:firstColumn="0" w:lastColumn="0" w:noHBand="0" w:noVBand="0"/>
          <w:tblPrExChange w:id="8" w:author="C.H.M. Maas" w:date="2022-06-20T11:50:00Z">
            <w:tblPrEx>
              <w:tblW w:w="5220" w:type="pct"/>
              <w:tblLook w:val="0020" w:firstRow="1" w:lastRow="0" w:firstColumn="0" w:lastColumn="0" w:noHBand="0" w:noVBand="0"/>
            </w:tblPrEx>
          </w:tblPrExChange>
        </w:tblPrEx>
        <w:tc>
          <w:tcPr>
            <w:tcW w:w="1118" w:type="pct"/>
            <w:tcBorders>
              <w:bottom w:val="single" w:sz="4" w:space="0" w:color="auto"/>
            </w:tcBorders>
            <w:tcPrChange w:id="9" w:author="C.H.M. Maas" w:date="2022-06-20T11:50:00Z">
              <w:tcPr>
                <w:tcW w:w="1118" w:type="pct"/>
                <w:tcBorders>
                  <w:bottom w:val="single" w:sz="4" w:space="0" w:color="auto"/>
                </w:tcBorders>
              </w:tcPr>
            </w:tcPrChange>
          </w:tcPr>
          <w:p w14:paraId="5A7424B3" w14:textId="08FF270E" w:rsidR="00E104DB" w:rsidRPr="003C4C31" w:rsidRDefault="00E104DB" w:rsidP="00E104DB">
            <w:pPr>
              <w:pStyle w:val="Compact"/>
              <w:spacing w:before="0" w:after="0"/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Follow-up time in years</w:t>
            </w:r>
          </w:p>
        </w:tc>
        <w:tc>
          <w:tcPr>
            <w:tcW w:w="7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0" w:author="C.H.M. Maas" w:date="2022-06-20T11:50:00Z">
              <w:tcPr>
                <w:tcW w:w="774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4B0D459" w14:textId="270BA052" w:rsidR="00E104DB" w:rsidRPr="003C4C31" w:rsidRDefault="00E104DB" w:rsidP="00E104DB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ins w:id="11" w:author="C.H.M. Maas" w:date="2022-06-20T11:50:00Z">
              <w:r>
                <w:rPr>
                  <w:rFonts w:ascii="Arial" w:hAnsi="Arial" w:cs="Arial"/>
                  <w:color w:val="000000"/>
                  <w:sz w:val="22"/>
                  <w:szCs w:val="22"/>
                </w:rPr>
                <w:t>4.79 [4.60; 4.94]</w:t>
              </w:r>
            </w:ins>
            <w:del w:id="12" w:author="C.H.M. Maas" w:date="2022-06-20T11:39:00Z">
              <w:r w:rsidRPr="003C4C31" w:rsidDel="00087FE4">
                <w:rPr>
                  <w:rFonts w:ascii="Arial" w:hAnsi="Arial" w:cs="Arial"/>
                  <w:color w:val="000000"/>
                  <w:sz w:val="22"/>
                  <w:szCs w:val="22"/>
                </w:rPr>
                <w:delText>4.79 [4.60; 4.94]</w:delText>
              </w:r>
            </w:del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3" w:author="C.H.M. Maas" w:date="2022-06-20T11:50:00Z">
              <w:tcPr>
                <w:tcW w:w="80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ECF34B1" w14:textId="480A7394" w:rsidR="00E104DB" w:rsidRPr="003C4C31" w:rsidRDefault="00E104DB" w:rsidP="00E104DB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ins w:id="14" w:author="C.H.M. Maas" w:date="2022-06-20T11:50:00Z">
              <w:r>
                <w:rPr>
                  <w:rFonts w:ascii="Arial" w:hAnsi="Arial" w:cs="Arial"/>
                  <w:color w:val="000000"/>
                  <w:sz w:val="22"/>
                  <w:szCs w:val="22"/>
                </w:rPr>
                <w:t>4.75 [4.48; 4.98]</w:t>
              </w:r>
            </w:ins>
            <w:del w:id="15" w:author="C.H.M. Maas" w:date="2022-06-20T11:39:00Z">
              <w:r w:rsidRPr="003C4C31" w:rsidDel="00087FE4">
                <w:rPr>
                  <w:rFonts w:ascii="Arial" w:hAnsi="Arial" w:cs="Arial"/>
                  <w:color w:val="000000"/>
                  <w:sz w:val="22"/>
                  <w:szCs w:val="22"/>
                </w:rPr>
                <w:delText>4.75 [4.48; 4.98]</w:delText>
              </w:r>
            </w:del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6" w:author="C.H.M. Maas" w:date="2022-06-20T11:50:00Z">
              <w:tcPr>
                <w:tcW w:w="749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E256CC0" w14:textId="3F4A933D" w:rsidR="00E104DB" w:rsidRPr="003C4C31" w:rsidRDefault="00E104DB" w:rsidP="00E104DB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ins w:id="17" w:author="C.H.M. Maas" w:date="2022-06-20T11:50:00Z">
              <w:r>
                <w:rPr>
                  <w:rFonts w:ascii="Arial" w:hAnsi="Arial" w:cs="Arial"/>
                  <w:color w:val="000000"/>
                  <w:sz w:val="22"/>
                  <w:szCs w:val="22"/>
                </w:rPr>
                <w:t>2.73 [2.46; 3.03]</w:t>
              </w:r>
            </w:ins>
            <w:del w:id="18" w:author="C.H.M. Maas" w:date="2022-06-20T11:39:00Z">
              <w:r w:rsidRPr="003C4C31" w:rsidDel="00087FE4">
                <w:rPr>
                  <w:rFonts w:ascii="Arial" w:hAnsi="Arial" w:cs="Arial"/>
                  <w:color w:val="000000"/>
                  <w:sz w:val="22"/>
                  <w:szCs w:val="22"/>
                </w:rPr>
                <w:delText>2.73 [2.46; 3.03]</w:delText>
              </w:r>
            </w:del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9" w:author="C.H.M. Maas" w:date="2022-06-20T11:50:00Z">
              <w:tcPr>
                <w:tcW w:w="784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CC9E4BB" w14:textId="215713BF" w:rsidR="00E104DB" w:rsidRPr="003C4C31" w:rsidRDefault="00E104DB" w:rsidP="00E104DB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ins w:id="20" w:author="C.H.M. Maas" w:date="2022-06-20T11:50:00Z">
              <w:r>
                <w:rPr>
                  <w:rFonts w:ascii="Arial" w:hAnsi="Arial" w:cs="Arial"/>
                  <w:color w:val="000000"/>
                  <w:sz w:val="22"/>
                  <w:szCs w:val="22"/>
                </w:rPr>
                <w:t>6.33 [6.06; 7.07]</w:t>
              </w:r>
            </w:ins>
            <w:del w:id="21" w:author="C.H.M. Maas" w:date="2022-06-20T11:39:00Z">
              <w:r w:rsidRPr="003C4C31" w:rsidDel="00087FE4">
                <w:rPr>
                  <w:rFonts w:ascii="Arial" w:hAnsi="Arial" w:cs="Arial"/>
                  <w:color w:val="000000"/>
                  <w:sz w:val="22"/>
                  <w:szCs w:val="22"/>
                </w:rPr>
                <w:delText>6.33 [6.06; 7.07]</w:delText>
              </w:r>
            </w:del>
          </w:p>
        </w:tc>
        <w:tc>
          <w:tcPr>
            <w:tcW w:w="77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22" w:author="C.H.M. Maas" w:date="2022-06-20T11:50:00Z">
              <w:tcPr>
                <w:tcW w:w="773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858B1D3" w14:textId="3FB8D9D6" w:rsidR="00E104DB" w:rsidRPr="003C4C31" w:rsidRDefault="00E104DB" w:rsidP="00E104DB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ins w:id="23" w:author="C.H.M. Maas" w:date="2022-06-20T11:50:00Z">
              <w:r>
                <w:rPr>
                  <w:rFonts w:ascii="Arial" w:hAnsi="Arial" w:cs="Arial"/>
                  <w:color w:val="000000"/>
                  <w:sz w:val="22"/>
                  <w:szCs w:val="22"/>
                </w:rPr>
                <w:t>6.19 [5.91; 6.73]</w:t>
              </w:r>
            </w:ins>
            <w:del w:id="24" w:author="C.H.M. Maas" w:date="2022-06-20T11:39:00Z">
              <w:r w:rsidRPr="003C4C31" w:rsidDel="00087FE4">
                <w:rPr>
                  <w:rFonts w:ascii="Arial" w:hAnsi="Arial" w:cs="Arial"/>
                  <w:color w:val="000000"/>
                  <w:sz w:val="22"/>
                  <w:szCs w:val="22"/>
                </w:rPr>
                <w:delText>6.19 [5.91; 6.73]</w:delText>
              </w:r>
            </w:del>
          </w:p>
        </w:tc>
      </w:tr>
    </w:tbl>
    <w:p w14:paraId="1A7FC45C" w14:textId="34891130" w:rsidR="009F5C3F" w:rsidRPr="005B2974" w:rsidRDefault="003F7FB1" w:rsidP="008950EC">
      <w:pPr>
        <w:spacing w:after="0" w:line="240" w:lineRule="auto"/>
        <w:rPr>
          <w:rFonts w:ascii="Arial" w:hAnsi="Arial" w:cs="Arial"/>
          <w:lang w:val="en-GB"/>
        </w:rPr>
        <w:sectPr w:rsidR="009F5C3F" w:rsidRPr="005B2974" w:rsidSect="00DE6C9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5B2974">
        <w:rPr>
          <w:rFonts w:ascii="Arial" w:hAnsi="Arial" w:cs="Arial"/>
          <w:lang w:val="en-GB"/>
        </w:rPr>
        <w:t xml:space="preserve">Abbreviations: </w:t>
      </w:r>
      <w:r w:rsidR="00B10CEE" w:rsidRPr="005B2974">
        <w:rPr>
          <w:rFonts w:ascii="Arial" w:hAnsi="Arial" w:cs="Arial"/>
          <w:lang w:val="en-GB"/>
        </w:rPr>
        <w:t xml:space="preserve">Q1, </w:t>
      </w:r>
      <w:r w:rsidRPr="005B2974">
        <w:rPr>
          <w:rFonts w:ascii="Arial" w:hAnsi="Arial" w:cs="Arial"/>
          <w:lang w:val="en-GB"/>
        </w:rPr>
        <w:t>firs</w:t>
      </w:r>
      <w:r w:rsidR="00B10CEE" w:rsidRPr="005B2974">
        <w:rPr>
          <w:rFonts w:ascii="Arial" w:hAnsi="Arial" w:cs="Arial"/>
          <w:lang w:val="en-GB"/>
        </w:rPr>
        <w:t>t quantile (Q1); Q3, third quantile; SD</w:t>
      </w:r>
      <w:r w:rsidRPr="005B2974">
        <w:rPr>
          <w:rFonts w:ascii="Arial" w:hAnsi="Arial" w:cs="Arial"/>
          <w:lang w:val="en-GB"/>
        </w:rPr>
        <w:t xml:space="preserve">, </w:t>
      </w:r>
      <w:r w:rsidR="00B10CEE" w:rsidRPr="005B2974">
        <w:rPr>
          <w:rFonts w:ascii="Arial" w:hAnsi="Arial" w:cs="Arial"/>
          <w:lang w:val="en-GB"/>
        </w:rPr>
        <w:t xml:space="preserve">standard deviation; SN, sentinel  node, SSM, superficial spreading melanoma; NM, nodular melanoma; ALM, </w:t>
      </w:r>
      <w:proofErr w:type="spellStart"/>
      <w:r w:rsidR="00B10CEE" w:rsidRPr="005B2974">
        <w:rPr>
          <w:rFonts w:ascii="Arial" w:hAnsi="Arial" w:cs="Arial"/>
          <w:lang w:val="en-GB"/>
        </w:rPr>
        <w:t>acral</w:t>
      </w:r>
      <w:proofErr w:type="spellEnd"/>
      <w:r w:rsidR="00B10CEE" w:rsidRPr="005B2974">
        <w:rPr>
          <w:rFonts w:ascii="Arial" w:hAnsi="Arial" w:cs="Arial"/>
          <w:lang w:val="en-GB"/>
        </w:rPr>
        <w:t xml:space="preserve"> lentiginous melanoma.</w:t>
      </w:r>
    </w:p>
    <w:p w14:paraId="329CC714" w14:textId="6B68FDE5" w:rsidR="009F5C3F" w:rsidRPr="005B2974" w:rsidRDefault="009F5C3F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2.</w:t>
      </w:r>
      <w:r w:rsidR="00E459BA" w:rsidRPr="005B2974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5027B5" w:rsidRPr="005B2974">
        <w:rPr>
          <w:rFonts w:ascii="Arial" w:hAnsi="Arial" w:cs="Arial"/>
          <w:b/>
          <w:sz w:val="22"/>
          <w:szCs w:val="22"/>
          <w:lang w:val="en-GB"/>
        </w:rPr>
        <w:t>F</w:t>
      </w:r>
      <w:r w:rsidR="006A6F8C" w:rsidRPr="005B2974">
        <w:rPr>
          <w:rFonts w:ascii="Arial" w:hAnsi="Arial" w:cs="Arial"/>
          <w:b/>
          <w:sz w:val="22"/>
          <w:szCs w:val="22"/>
          <w:lang w:val="en-GB"/>
        </w:rPr>
        <w:t>ull model predicting 5-year re</w:t>
      </w:r>
      <w:r w:rsidR="003F2EDE" w:rsidRPr="005B2974">
        <w:rPr>
          <w:rFonts w:ascii="Arial" w:hAnsi="Arial" w:cs="Arial"/>
          <w:b/>
          <w:sz w:val="22"/>
          <w:szCs w:val="22"/>
          <w:lang w:val="en-GB"/>
        </w:rPr>
        <w:t>currence</w:t>
      </w:r>
      <w:r w:rsidR="003F2EDE" w:rsidRPr="005B2974">
        <w:rPr>
          <w:rFonts w:ascii="Arial" w:hAnsi="Arial" w:cs="Arial"/>
          <w:sz w:val="22"/>
          <w:szCs w:val="22"/>
          <w:lang w:val="en-GB"/>
        </w:rPr>
        <w:t>. This T</w:t>
      </w:r>
      <w:r w:rsidR="00E459BA" w:rsidRPr="005B2974">
        <w:rPr>
          <w:rFonts w:ascii="Arial" w:hAnsi="Arial" w:cs="Arial"/>
          <w:sz w:val="22"/>
          <w:szCs w:val="22"/>
          <w:lang w:val="en-GB"/>
        </w:rPr>
        <w:t>able displays the h</w:t>
      </w:r>
      <w:r w:rsidR="009B092F" w:rsidRPr="005B2974">
        <w:rPr>
          <w:rFonts w:ascii="Arial" w:hAnsi="Arial" w:cs="Arial"/>
          <w:sz w:val="22"/>
          <w:szCs w:val="22"/>
          <w:lang w:val="en-GB"/>
        </w:rPr>
        <w:t>azard ratios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976EB9" w:rsidRPr="005B2974">
        <w:rPr>
          <w:rFonts w:ascii="Arial" w:hAnsi="Arial" w:cs="Arial"/>
          <w:sz w:val="22"/>
          <w:szCs w:val="22"/>
          <w:lang w:val="en-GB"/>
        </w:rPr>
        <w:t xml:space="preserve">together with the 95 percent confidence intervals 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of the full </w:t>
      </w:r>
      <w:r w:rsidR="009728BA" w:rsidRPr="005B2974">
        <w:rPr>
          <w:rFonts w:ascii="Arial" w:hAnsi="Arial" w:cs="Arial"/>
          <w:sz w:val="22"/>
          <w:szCs w:val="22"/>
          <w:lang w:val="en-GB"/>
        </w:rPr>
        <w:t xml:space="preserve">Cox proportional hazards </w:t>
      </w:r>
      <w:r w:rsidRPr="005B2974">
        <w:rPr>
          <w:rFonts w:ascii="Arial" w:hAnsi="Arial" w:cs="Arial"/>
          <w:sz w:val="22"/>
          <w:szCs w:val="22"/>
          <w:lang w:val="en-GB"/>
        </w:rPr>
        <w:t>model</w:t>
      </w:r>
      <w:r w:rsidR="00AA327D"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9B092F" w:rsidRPr="005B2974">
        <w:rPr>
          <w:rFonts w:ascii="Arial" w:hAnsi="Arial" w:cs="Arial"/>
          <w:sz w:val="22"/>
          <w:szCs w:val="22"/>
          <w:lang w:val="en-GB"/>
        </w:rPr>
        <w:t xml:space="preserve">predicting </w:t>
      </w:r>
      <w:r w:rsidR="00493625" w:rsidRPr="005B2974">
        <w:rPr>
          <w:rFonts w:ascii="Arial" w:hAnsi="Arial" w:cs="Arial"/>
          <w:sz w:val="22"/>
          <w:szCs w:val="22"/>
          <w:lang w:val="en-GB"/>
        </w:rPr>
        <w:t xml:space="preserve">5-year </w:t>
      </w:r>
      <w:r w:rsidR="00AA327D" w:rsidRPr="005B2974">
        <w:rPr>
          <w:rFonts w:ascii="Arial" w:hAnsi="Arial" w:cs="Arial"/>
          <w:sz w:val="22"/>
          <w:szCs w:val="22"/>
          <w:lang w:val="en-GB"/>
        </w:rPr>
        <w:t>recurrence</w:t>
      </w:r>
      <w:r w:rsidR="006A6F8C" w:rsidRPr="005B2974">
        <w:rPr>
          <w:rFonts w:ascii="Arial" w:hAnsi="Arial" w:cs="Arial"/>
          <w:sz w:val="22"/>
          <w:szCs w:val="22"/>
          <w:lang w:val="en-GB"/>
        </w:rPr>
        <w:t>.</w:t>
      </w:r>
    </w:p>
    <w:tbl>
      <w:tblPr>
        <w:tblStyle w:val="Table"/>
        <w:tblW w:w="4767" w:type="pct"/>
        <w:tblLayout w:type="fixed"/>
        <w:tblLook w:val="0020" w:firstRow="1" w:lastRow="0" w:firstColumn="0" w:lastColumn="0" w:noHBand="0" w:noVBand="0"/>
        <w:tblPrChange w:id="25" w:author="Carolien Maas" w:date="2022-06-20T14:04:00Z">
          <w:tblPr>
            <w:tblStyle w:val="Table"/>
            <w:tblW w:w="4572" w:type="pct"/>
            <w:tblLayout w:type="fixed"/>
            <w:tblLook w:val="0020" w:firstRow="1" w:lastRow="0" w:firstColumn="0" w:lastColumn="0" w:noHBand="0" w:noVBand="0"/>
          </w:tblPr>
        </w:tblPrChange>
      </w:tblPr>
      <w:tblGrid>
        <w:gridCol w:w="3261"/>
        <w:gridCol w:w="708"/>
        <w:gridCol w:w="1279"/>
        <w:gridCol w:w="707"/>
        <w:gridCol w:w="1276"/>
        <w:gridCol w:w="759"/>
        <w:gridCol w:w="657"/>
        <w:tblGridChange w:id="26">
          <w:tblGrid>
            <w:gridCol w:w="3260"/>
            <w:gridCol w:w="1"/>
            <w:gridCol w:w="708"/>
            <w:gridCol w:w="1277"/>
            <w:gridCol w:w="2"/>
            <w:gridCol w:w="586"/>
            <w:gridCol w:w="121"/>
            <w:gridCol w:w="995"/>
            <w:gridCol w:w="127"/>
            <w:gridCol w:w="154"/>
            <w:gridCol w:w="477"/>
            <w:gridCol w:w="282"/>
            <w:gridCol w:w="177"/>
            <w:gridCol w:w="127"/>
            <w:gridCol w:w="353"/>
          </w:tblGrid>
        </w:tblGridChange>
      </w:tblGrid>
      <w:tr w:rsidR="00652A2C" w:rsidRPr="00652A2C" w14:paraId="22E5FE3E" w14:textId="47D31F29" w:rsidTr="00273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"/>
          <w:trPrChange w:id="27" w:author="Carolien Maas" w:date="2022-06-20T14:04:00Z">
            <w:trPr>
              <w:gridAfter w:val="0"/>
              <w:trHeight w:val="32"/>
            </w:trPr>
          </w:trPrChange>
        </w:trPr>
        <w:tc>
          <w:tcPr>
            <w:tcW w:w="1885" w:type="pct"/>
            <w:tcBorders>
              <w:top w:val="single" w:sz="4" w:space="0" w:color="auto"/>
              <w:bottom w:val="none" w:sz="0" w:space="0" w:color="auto"/>
            </w:tcBorders>
            <w:tcPrChange w:id="28" w:author="Carolien Maas" w:date="2022-06-20T14:04:00Z">
              <w:tcPr>
                <w:tcW w:w="1965" w:type="pct"/>
                <w:gridSpan w:val="2"/>
                <w:tcBorders>
                  <w:top w:val="single" w:sz="4" w:space="0" w:color="auto"/>
                </w:tcBorders>
              </w:tcPr>
            </w:tcPrChange>
          </w:tcPr>
          <w:p w14:paraId="438E12F2" w14:textId="77777777" w:rsidR="008443F2" w:rsidRPr="00652A2C" w:rsidRDefault="008443F2" w:rsidP="00E32C4C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  <w:lang w:val="en-GB"/>
                <w:rPrChange w:id="29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30" w:author="Carolien Maas" w:date="2022-06-20T13:43:00Z">
                <w:pPr>
                  <w:spacing w:after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</w:p>
        </w:tc>
        <w:tc>
          <w:tcPr>
            <w:tcW w:w="1148" w:type="pct"/>
            <w:gridSpan w:val="2"/>
            <w:tcBorders>
              <w:top w:val="single" w:sz="4" w:space="0" w:color="auto"/>
              <w:bottom w:val="single" w:sz="4" w:space="0" w:color="auto"/>
            </w:tcBorders>
            <w:tcPrChange w:id="31" w:author="Carolien Maas" w:date="2022-06-20T14:04:00Z">
              <w:tcPr>
                <w:tcW w:w="1197" w:type="pct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</w:tcPrChange>
          </w:tcPr>
          <w:p w14:paraId="17A3A479" w14:textId="07870959" w:rsidR="008443F2" w:rsidRPr="00652A2C" w:rsidRDefault="008443F2" w:rsidP="00E32C4C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  <w:lang w:val="en-GB"/>
                <w:rPrChange w:id="32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33" w:author="Carolien Maas" w:date="2022-06-20T13:43:00Z">
                <w:pPr>
                  <w:pStyle w:val="Compact"/>
                  <w:spacing w:before="0" w:after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34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Negative</w:t>
            </w:r>
            <w:r w:rsidR="00942A54"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35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 xml:space="preserve"> SN</w:t>
            </w:r>
          </w:p>
        </w:tc>
        <w:tc>
          <w:tcPr>
            <w:tcW w:w="1147" w:type="pct"/>
            <w:gridSpan w:val="2"/>
            <w:tcBorders>
              <w:top w:val="single" w:sz="4" w:space="0" w:color="auto"/>
              <w:bottom w:val="single" w:sz="4" w:space="0" w:color="auto"/>
            </w:tcBorders>
            <w:tcPrChange w:id="36" w:author="Carolien Maas" w:date="2022-06-20T14:04:00Z">
              <w:tcPr>
                <w:tcW w:w="1104" w:type="pct"/>
                <w:gridSpan w:val="5"/>
                <w:tcBorders>
                  <w:top w:val="single" w:sz="4" w:space="0" w:color="auto"/>
                  <w:bottom w:val="single" w:sz="4" w:space="0" w:color="auto"/>
                </w:tcBorders>
              </w:tcPr>
            </w:tcPrChange>
          </w:tcPr>
          <w:p w14:paraId="73D95A2C" w14:textId="306A35DE" w:rsidR="008443F2" w:rsidRPr="00652A2C" w:rsidRDefault="008443F2" w:rsidP="00E32C4C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37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38" w:author="Carolien Maas" w:date="2022-06-20T13:43:00Z">
                <w:pPr>
                  <w:pStyle w:val="Compact"/>
                  <w:spacing w:before="0" w:after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652A2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39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</w:t>
            </w:r>
            <w:r w:rsidR="00942A54" w:rsidRPr="00652A2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40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 xml:space="preserve"> SN</w:t>
            </w:r>
          </w:p>
        </w:tc>
        <w:tc>
          <w:tcPr>
            <w:tcW w:w="819" w:type="pct"/>
            <w:gridSpan w:val="2"/>
            <w:tcBorders>
              <w:top w:val="single" w:sz="4" w:space="0" w:color="auto"/>
              <w:bottom w:val="single" w:sz="4" w:space="0" w:color="auto"/>
            </w:tcBorders>
            <w:tcPrChange w:id="41" w:author="Carolien Maas" w:date="2022-06-20T14:04:00Z">
              <w:tcPr>
                <w:tcW w:w="734" w:type="pct"/>
                <w:gridSpan w:val="5"/>
                <w:tcBorders>
                  <w:top w:val="single" w:sz="4" w:space="0" w:color="auto"/>
                  <w:bottom w:val="single" w:sz="4" w:space="0" w:color="auto"/>
                </w:tcBorders>
              </w:tcPr>
            </w:tcPrChange>
          </w:tcPr>
          <w:p w14:paraId="095F5020" w14:textId="02B5700B" w:rsidR="008443F2" w:rsidRPr="00652A2C" w:rsidRDefault="005F0528" w:rsidP="00E32C4C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42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43" w:author="Carolien Maas" w:date="2022-06-20T13:43:00Z">
                <w:pPr>
                  <w:pStyle w:val="Compact"/>
                  <w:spacing w:before="0" w:after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652A2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44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Importance</w:t>
            </w:r>
          </w:p>
        </w:tc>
      </w:tr>
      <w:tr w:rsidR="00273352" w:rsidRPr="00652A2C" w14:paraId="428DE2A4" w14:textId="28918224" w:rsidTr="00273352">
        <w:trPr>
          <w:trHeight w:val="32"/>
        </w:trPr>
        <w:tc>
          <w:tcPr>
            <w:tcW w:w="1885" w:type="pct"/>
            <w:tcBorders>
              <w:bottom w:val="single" w:sz="4" w:space="0" w:color="auto"/>
            </w:tcBorders>
          </w:tcPr>
          <w:p w14:paraId="2F99277A" w14:textId="77777777" w:rsidR="008443F2" w:rsidRPr="00652A2C" w:rsidRDefault="008443F2" w:rsidP="00E32C4C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45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46" w:author="Carolien Maas" w:date="2022-06-20T13:43:00Z">
                <w:pPr>
                  <w:spacing w:after="0"/>
                </w:pPr>
              </w:pPrChange>
            </w:pPr>
          </w:p>
        </w:tc>
        <w:tc>
          <w:tcPr>
            <w:tcW w:w="409" w:type="pct"/>
            <w:tcBorders>
              <w:bottom w:val="single" w:sz="4" w:space="0" w:color="auto"/>
            </w:tcBorders>
          </w:tcPr>
          <w:p w14:paraId="218C522F" w14:textId="77777777" w:rsidR="008443F2" w:rsidRPr="00652A2C" w:rsidRDefault="008443F2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47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48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49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739" w:type="pct"/>
            <w:tcBorders>
              <w:bottom w:val="single" w:sz="4" w:space="0" w:color="auto"/>
            </w:tcBorders>
          </w:tcPr>
          <w:p w14:paraId="1F3986E7" w14:textId="77777777" w:rsidR="008443F2" w:rsidRPr="00652A2C" w:rsidRDefault="008443F2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50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51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52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409" w:type="pct"/>
            <w:tcBorders>
              <w:bottom w:val="single" w:sz="4" w:space="0" w:color="auto"/>
            </w:tcBorders>
          </w:tcPr>
          <w:p w14:paraId="7CF91DBC" w14:textId="77777777" w:rsidR="008443F2" w:rsidRPr="00652A2C" w:rsidRDefault="008443F2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53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54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55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738" w:type="pct"/>
            <w:tcBorders>
              <w:bottom w:val="single" w:sz="4" w:space="0" w:color="auto"/>
            </w:tcBorders>
          </w:tcPr>
          <w:p w14:paraId="7BF6C2FC" w14:textId="77777777" w:rsidR="008443F2" w:rsidRPr="00652A2C" w:rsidRDefault="008443F2" w:rsidP="00E32C4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56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57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652A2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58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439" w:type="pct"/>
            <w:tcBorders>
              <w:bottom w:val="single" w:sz="4" w:space="0" w:color="auto"/>
            </w:tcBorders>
          </w:tcPr>
          <w:p w14:paraId="44A329F8" w14:textId="7F5DFBF5" w:rsidR="008443F2" w:rsidRPr="00652A2C" w:rsidRDefault="004917B8" w:rsidP="00E32C4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59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60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652A2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1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Main</w:t>
            </w:r>
          </w:p>
        </w:tc>
        <w:tc>
          <w:tcPr>
            <w:tcW w:w="380" w:type="pct"/>
            <w:tcBorders>
              <w:bottom w:val="single" w:sz="4" w:space="0" w:color="auto"/>
            </w:tcBorders>
          </w:tcPr>
          <w:p w14:paraId="713A607D" w14:textId="74138998" w:rsidR="008443F2" w:rsidRPr="00652A2C" w:rsidRDefault="0071153F" w:rsidP="00E32C4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2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63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652A2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4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Int.</w:t>
            </w:r>
          </w:p>
        </w:tc>
      </w:tr>
      <w:tr w:rsidR="00652A2C" w:rsidRPr="00652A2C" w14:paraId="20C3F4F0" w14:textId="67948B33" w:rsidTr="00652A2C">
        <w:trPr>
          <w:trHeight w:val="32"/>
        </w:trPr>
        <w:tc>
          <w:tcPr>
            <w:tcW w:w="1885" w:type="pct"/>
            <w:tcBorders>
              <w:top w:val="single" w:sz="4" w:space="0" w:color="auto"/>
            </w:tcBorders>
          </w:tcPr>
          <w:p w14:paraId="6C575C6C" w14:textId="77777777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65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66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67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 SN status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819B82" w14:textId="6A49AFE8" w:rsidR="00207CF8" w:rsidRPr="00652A2C" w:rsidRDefault="00207CF8" w:rsidP="00E32C4C">
            <w:pPr>
              <w:spacing w:after="0"/>
              <w:ind w:hanging="509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9" w:author="Carolien Maas" w:date="2022-06-20T13:43:00Z">
                <w:pPr>
                  <w:spacing w:after="0"/>
                  <w:ind w:hanging="509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EB7D10" w14:textId="27EE35FE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7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1C6EA8" w14:textId="413B33A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  <w:rPrChange w:id="7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pPrChange w:id="73" w:author="Carolien Maas" w:date="2022-06-20T13:43:00Z">
                <w:pPr>
                  <w:spacing w:after="0"/>
                  <w:jc w:val="center"/>
                </w:pPr>
              </w:pPrChange>
            </w:pPr>
            <w:ins w:id="7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4.02</w:t>
              </w:r>
            </w:ins>
            <w:ins w:id="76" w:author="Carolien Maas" w:date="2022-06-20T13:17:00Z">
              <w:r w:rsidR="00E453F6" w:rsidRPr="00652A2C">
                <w:rPr>
                  <w:rFonts w:ascii="Arial" w:hAnsi="Arial" w:cs="Arial"/>
                  <w:color w:val="000000"/>
                  <w:sz w:val="20"/>
                  <w:szCs w:val="20"/>
                  <w:vertAlign w:val="superscript"/>
                  <w:rPrChange w:id="77" w:author="Carolien Maas" w:date="2022-06-20T13:47:00Z">
                    <w:rPr>
                      <w:rFonts w:ascii="Arial" w:hAnsi="Arial" w:cs="Arial"/>
                      <w:color w:val="000000"/>
                      <w:sz w:val="16"/>
                      <w:szCs w:val="16"/>
                      <w:vertAlign w:val="superscript"/>
                    </w:rPr>
                  </w:rPrChange>
                </w:rPr>
                <w:t>1</w:t>
              </w:r>
            </w:ins>
            <w:ins w:id="78" w:author="C.H.M. Maas [2]" w:date="2022-06-16T17:43:00Z">
              <w:del w:id="7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8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3.62</w:delText>
                </w:r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vertAlign w:val="superscript"/>
                    <w:rPrChange w:id="81" w:author="Carolien Maas" w:date="2022-06-20T13:47:00Z">
                      <w:rPr>
                        <w:rFonts w:ascii="Arial" w:hAnsi="Arial" w:cs="Arial"/>
                        <w:color w:val="000000"/>
                        <w:vertAlign w:val="superscript"/>
                      </w:rPr>
                    </w:rPrChange>
                  </w:rPr>
                  <w:delText>1</w:delText>
                </w:r>
              </w:del>
            </w:ins>
            <w:del w:id="8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1.21</w:delText>
              </w:r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vertAlign w:val="superscript"/>
                  <w:rPrChange w:id="84" w:author="Carolien Maas" w:date="2022-06-20T13:47:00Z">
                    <w:rPr>
                      <w:rFonts w:ascii="Arial" w:hAnsi="Arial" w:cs="Arial"/>
                      <w:color w:val="000000"/>
                      <w:vertAlign w:val="superscript"/>
                    </w:rPr>
                  </w:rPrChange>
                </w:rPr>
                <w:delText>1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A5CA2B" w14:textId="0177C296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8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86" w:author="Carolien Maas" w:date="2022-06-20T13:43:00Z">
                <w:pPr>
                  <w:spacing w:after="0"/>
                  <w:jc w:val="center"/>
                </w:pPr>
              </w:pPrChange>
            </w:pPr>
            <w:ins w:id="87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8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[2.04; 7.92]</w:t>
              </w:r>
            </w:ins>
            <w:ins w:id="89" w:author="C.H.M. Maas [2]" w:date="2022-06-16T17:43:00Z">
              <w:del w:id="90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9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[1.86; 7.06]</w:delText>
                </w:r>
              </w:del>
            </w:ins>
            <w:del w:id="9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9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[0.17; 8.55]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87FC72" w14:textId="3DF53AB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9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95" w:author="Carolien Maas" w:date="2022-06-20T13:43:00Z">
                <w:pPr>
                  <w:spacing w:after="0"/>
                  <w:jc w:val="center"/>
                </w:pPr>
              </w:pPrChange>
            </w:pPr>
            <w:ins w:id="9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9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41</w:t>
              </w:r>
            </w:ins>
            <w:ins w:id="98" w:author="C.H.M. Maas [2]" w:date="2022-06-16T17:43:00Z">
              <w:del w:id="9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0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39</w:delText>
                </w:r>
              </w:del>
            </w:ins>
            <w:del w:id="10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0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38.6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AD2407" w14:textId="65CA479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0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04" w:author="Carolien Maas" w:date="2022-06-20T13:43:00Z">
                <w:pPr>
                  <w:spacing w:after="0"/>
                  <w:jc w:val="center"/>
                </w:pPr>
              </w:pPrChange>
            </w:pPr>
            <w:ins w:id="10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0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25</w:t>
              </w:r>
            </w:ins>
            <w:ins w:id="107" w:author="C.H.M. Maas [2]" w:date="2022-06-16T17:43:00Z">
              <w:del w:id="10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0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22</w:delText>
                </w:r>
              </w:del>
            </w:ins>
            <w:del w:id="11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1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22.1</w:delText>
              </w:r>
            </w:del>
          </w:p>
        </w:tc>
      </w:tr>
      <w:tr w:rsidR="00652A2C" w:rsidRPr="00652A2C" w14:paraId="3E7BEEB9" w14:textId="354C0E17" w:rsidTr="00652A2C">
        <w:trPr>
          <w:trHeight w:val="32"/>
        </w:trPr>
        <w:tc>
          <w:tcPr>
            <w:tcW w:w="1885" w:type="pct"/>
          </w:tcPr>
          <w:p w14:paraId="18986645" w14:textId="77777777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12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13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114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Male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9818B2" w14:textId="6E20410E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6" w:author="Carolien Maas" w:date="2022-06-20T13:43:00Z">
                <w:pPr>
                  <w:spacing w:after="0"/>
                  <w:jc w:val="center"/>
                </w:pPr>
              </w:pPrChange>
            </w:pPr>
            <w:ins w:id="117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1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1.25</w:t>
              </w:r>
            </w:ins>
            <w:ins w:id="119" w:author="C.H.M. Maas [2]" w:date="2022-06-16T17:43:00Z">
              <w:del w:id="120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2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1.24</w:delText>
                </w:r>
              </w:del>
            </w:ins>
            <w:del w:id="12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2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1.24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016E4E" w14:textId="55AF20E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2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25" w:author="Carolien Maas" w:date="2022-06-20T13:43:00Z">
                <w:pPr>
                  <w:spacing w:after="0"/>
                  <w:jc w:val="center"/>
                </w:pPr>
              </w:pPrChange>
            </w:pPr>
            <w:ins w:id="12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2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[1.03; 1.53]</w:t>
              </w:r>
            </w:ins>
            <w:ins w:id="128" w:author="C.H.M. Maas [2]" w:date="2022-06-16T17:43:00Z">
              <w:del w:id="12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3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[1.03; 1.50]</w:delText>
                </w:r>
              </w:del>
            </w:ins>
            <w:del w:id="13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3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[1.03; 1.50]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342B25" w14:textId="1498AF46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4" w:author="Carolien Maas" w:date="2022-06-20T13:43:00Z">
                <w:pPr>
                  <w:spacing w:after="0"/>
                  <w:jc w:val="center"/>
                </w:pPr>
              </w:pPrChange>
            </w:pPr>
            <w:ins w:id="13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3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0.98</w:t>
              </w:r>
            </w:ins>
            <w:ins w:id="137" w:author="C.H.M. Maas [2]" w:date="2022-06-16T17:43:00Z">
              <w:del w:id="13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3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0.98</w:delText>
                </w:r>
              </w:del>
            </w:ins>
            <w:del w:id="14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4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0.98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B4DE4E" w14:textId="70B1E030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4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43" w:author="Carolien Maas" w:date="2022-06-20T13:43:00Z">
                <w:pPr>
                  <w:spacing w:after="0"/>
                  <w:jc w:val="center"/>
                </w:pPr>
              </w:pPrChange>
            </w:pPr>
            <w:ins w:id="14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4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[0.78; 1.23]</w:t>
              </w:r>
            </w:ins>
            <w:ins w:id="146" w:author="C.H.M. Maas [2]" w:date="2022-06-16T17:43:00Z">
              <w:del w:id="14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4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[0.79; 1.23]</w:delText>
                </w:r>
              </w:del>
            </w:ins>
            <w:del w:id="149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5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[0.61; 1.59]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F16FF3" w14:textId="0F80F82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5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52" w:author="Carolien Maas" w:date="2022-06-20T13:43:00Z">
                <w:pPr>
                  <w:spacing w:after="0"/>
                  <w:jc w:val="center"/>
                </w:pPr>
              </w:pPrChange>
            </w:pPr>
            <w:ins w:id="15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5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5</w:t>
              </w:r>
            </w:ins>
            <w:ins w:id="155" w:author="C.H.M. Maas [2]" w:date="2022-06-16T17:43:00Z">
              <w:del w:id="15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5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5</w:delText>
                </w:r>
              </w:del>
            </w:ins>
            <w:del w:id="158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5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5.1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C55143" w14:textId="3E388214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6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61" w:author="Carolien Maas" w:date="2022-06-20T13:43:00Z">
                <w:pPr>
                  <w:spacing w:after="0"/>
                  <w:jc w:val="center"/>
                </w:pPr>
              </w:pPrChange>
            </w:pPr>
            <w:ins w:id="162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6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3</w:t>
              </w:r>
            </w:ins>
            <w:ins w:id="164" w:author="C.H.M. Maas [2]" w:date="2022-06-16T17:43:00Z">
              <w:del w:id="165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6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</w:delText>
                </w:r>
              </w:del>
            </w:ins>
            <w:del w:id="16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6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2.5</w:delText>
              </w:r>
            </w:del>
          </w:p>
        </w:tc>
      </w:tr>
      <w:tr w:rsidR="00652A2C" w:rsidRPr="00652A2C" w14:paraId="50A70B82" w14:textId="49CB4710" w:rsidTr="00652A2C">
        <w:trPr>
          <w:trHeight w:val="32"/>
        </w:trPr>
        <w:tc>
          <w:tcPr>
            <w:tcW w:w="1885" w:type="pct"/>
          </w:tcPr>
          <w:p w14:paraId="51CE3768" w14:textId="45A9208A" w:rsidR="00207CF8" w:rsidRPr="00652A2C" w:rsidRDefault="00207CF8" w:rsidP="00E32C4C">
            <w:pPr>
              <w:pStyle w:val="Compact"/>
              <w:spacing w:before="0" w:after="0"/>
              <w:rPr>
                <w:ins w:id="169" w:author="C.H.M. Maas" w:date="2022-06-20T13:15:00Z"/>
                <w:rFonts w:ascii="Arial" w:hAnsi="Arial" w:cs="Arial"/>
                <w:b/>
                <w:sz w:val="20"/>
                <w:szCs w:val="20"/>
                <w:lang w:val="en-GB"/>
                <w:rPrChange w:id="170" w:author="Carolien Maas" w:date="2022-06-20T13:47:00Z">
                  <w:rPr>
                    <w:ins w:id="171" w:author="C.H.M. Maas" w:date="2022-06-20T13:15:00Z"/>
                    <w:rFonts w:ascii="Arial" w:hAnsi="Arial" w:cs="Arial"/>
                    <w:b/>
                    <w:sz w:val="16"/>
                    <w:szCs w:val="16"/>
                    <w:lang w:val="en-GB"/>
                  </w:rPr>
                </w:rPrChange>
              </w:rPr>
              <w:pPrChange w:id="172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173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Age</w:t>
            </w:r>
          </w:p>
          <w:p w14:paraId="7CE5717F" w14:textId="0BAEF3DE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74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75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76" w:author="C.H.M. Maas [2]" w:date="2022-06-16T15:49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77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</w:t>
              </w:r>
              <w:proofErr w:type="spellStart"/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78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i.q.r</w:t>
              </w:r>
              <w:proofErr w:type="spellEnd"/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79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. 66 versus 43 years</w:t>
              </w:r>
            </w:ins>
            <w:ins w:id="180" w:author="C.H.M. Maas [2]" w:date="2022-06-16T15:50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81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)</w:t>
              </w:r>
            </w:ins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3FFEDD" w14:textId="4BF40C70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83" w:author="Carolien Maas" w:date="2022-06-20T13:43:00Z">
                <w:pPr>
                  <w:spacing w:after="0"/>
                  <w:jc w:val="center"/>
                </w:pPr>
              </w:pPrChange>
            </w:pPr>
            <w:ins w:id="18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8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1.11</w:t>
              </w:r>
            </w:ins>
            <w:ins w:id="186" w:author="C.H.M. Maas [2]" w:date="2022-06-16T17:43:00Z">
              <w:del w:id="18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8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1.07</w:delText>
                </w:r>
              </w:del>
            </w:ins>
            <w:del w:id="189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9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1.17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6ECB8D" w14:textId="4AB91CC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92" w:author="Carolien Maas" w:date="2022-06-20T13:43:00Z">
                <w:pPr>
                  <w:spacing w:after="0"/>
                  <w:jc w:val="center"/>
                </w:pPr>
              </w:pPrChange>
            </w:pPr>
            <w:ins w:id="19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9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[0.96; 1.29]</w:t>
              </w:r>
            </w:ins>
            <w:ins w:id="195" w:author="C.H.M. Maas [2]" w:date="2022-06-16T17:43:00Z">
              <w:del w:id="19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9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[0.94; 1.22]</w:delText>
                </w:r>
              </w:del>
            </w:ins>
            <w:del w:id="198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9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[0.87; 1.59]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BDDC3B" w14:textId="6E3E2C73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0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201" w:author="Carolien Maas" w:date="2022-06-20T13:43:00Z">
                <w:pPr>
                  <w:spacing w:after="0"/>
                  <w:jc w:val="center"/>
                </w:pPr>
              </w:pPrChange>
            </w:pPr>
            <w:ins w:id="202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0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1.29</w:t>
              </w:r>
            </w:ins>
            <w:ins w:id="204" w:author="C.H.M. Maas [2]" w:date="2022-06-16T17:43:00Z">
              <w:del w:id="205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0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1.23</w:delText>
                </w:r>
              </w:del>
            </w:ins>
            <w:del w:id="20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0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1.63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EB4BC6" w14:textId="6733815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0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210" w:author="Carolien Maas" w:date="2022-06-20T13:43:00Z">
                <w:pPr>
                  <w:spacing w:after="0"/>
                  <w:jc w:val="center"/>
                </w:pPr>
              </w:pPrChange>
            </w:pPr>
            <w:ins w:id="21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1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[1.08; 1.53]</w:t>
              </w:r>
            </w:ins>
            <w:ins w:id="213" w:author="C.H.M. Maas [2]" w:date="2022-06-16T17:43:00Z">
              <w:del w:id="21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1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[1.06; 1.44]</w:delText>
                </w:r>
              </w:del>
            </w:ins>
            <w:del w:id="21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1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3.52]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36DDBF" w14:textId="5EA7A34C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1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219" w:author="Carolien Maas" w:date="2022-06-20T13:43:00Z">
                <w:pPr>
                  <w:spacing w:after="0"/>
                  <w:jc w:val="center"/>
                </w:pPr>
              </w:pPrChange>
            </w:pPr>
            <w:ins w:id="22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2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10</w:t>
              </w:r>
            </w:ins>
            <w:ins w:id="222" w:author="C.H.M. Maas [2]" w:date="2022-06-16T17:43:00Z">
              <w:del w:id="22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2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8</w:delText>
                </w:r>
              </w:del>
            </w:ins>
            <w:del w:id="22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2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8.4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7214D8" w14:textId="01935308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2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228" w:author="Carolien Maas" w:date="2022-06-20T13:43:00Z">
                <w:pPr>
                  <w:spacing w:after="0"/>
                  <w:jc w:val="center"/>
                </w:pPr>
              </w:pPrChange>
            </w:pPr>
            <w:ins w:id="229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3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</w:t>
              </w:r>
            </w:ins>
            <w:ins w:id="231" w:author="C.H.M. Maas [2]" w:date="2022-06-16T17:43:00Z">
              <w:del w:id="232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3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</w:delText>
                </w:r>
              </w:del>
            </w:ins>
            <w:del w:id="23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3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2.0</w:delText>
              </w:r>
            </w:del>
          </w:p>
        </w:tc>
      </w:tr>
      <w:tr w:rsidR="00652A2C" w:rsidRPr="00652A2C" w14:paraId="1D65519E" w14:textId="319668C1" w:rsidTr="00652A2C">
        <w:trPr>
          <w:trHeight w:val="32"/>
        </w:trPr>
        <w:tc>
          <w:tcPr>
            <w:tcW w:w="1885" w:type="pct"/>
          </w:tcPr>
          <w:p w14:paraId="13042FA5" w14:textId="77777777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236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237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238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Ulceration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A47900" w14:textId="23AC8B93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3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240" w:author="Carolien Maas" w:date="2022-06-20T13:43:00Z">
                <w:pPr>
                  <w:spacing w:after="0"/>
                  <w:jc w:val="center"/>
                </w:pPr>
              </w:pPrChange>
            </w:pPr>
            <w:ins w:id="24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4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1.65</w:t>
              </w:r>
            </w:ins>
            <w:ins w:id="243" w:author="C.H.M. Maas [2]" w:date="2022-06-16T17:43:00Z">
              <w:del w:id="24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4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1.75</w:delText>
                </w:r>
              </w:del>
            </w:ins>
            <w:del w:id="24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4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1.75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676D4F" w14:textId="1079EF36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4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249" w:author="Carolien Maas" w:date="2022-06-20T13:43:00Z">
                <w:pPr>
                  <w:spacing w:after="0"/>
                  <w:jc w:val="center"/>
                </w:pPr>
              </w:pPrChange>
            </w:pPr>
            <w:ins w:id="25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5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[1.33; 2.05]</w:t>
              </w:r>
            </w:ins>
            <w:ins w:id="252" w:author="C.H.M. Maas [2]" w:date="2022-06-16T17:43:00Z">
              <w:del w:id="25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5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[1.43; 2.14]</w:delText>
                </w:r>
              </w:del>
            </w:ins>
            <w:del w:id="25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5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[1.43; 2.14]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EEC2A1" w14:textId="08074AF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5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258" w:author="Carolien Maas" w:date="2022-06-20T13:43:00Z">
                <w:pPr>
                  <w:spacing w:after="0"/>
                  <w:jc w:val="center"/>
                </w:pPr>
              </w:pPrChange>
            </w:pPr>
            <w:ins w:id="259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6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1.40</w:t>
              </w:r>
            </w:ins>
            <w:ins w:id="261" w:author="C.H.M. Maas [2]" w:date="2022-06-16T17:43:00Z">
              <w:del w:id="262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6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1.38</w:delText>
                </w:r>
              </w:del>
            </w:ins>
            <w:del w:id="26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6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1.38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1BE665" w14:textId="2AF5C59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6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267" w:author="Carolien Maas" w:date="2022-06-20T13:43:00Z">
                <w:pPr>
                  <w:spacing w:after="0"/>
                  <w:jc w:val="center"/>
                </w:pPr>
              </w:pPrChange>
            </w:pPr>
            <w:ins w:id="268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6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[1.10; 1.78]</w:t>
              </w:r>
            </w:ins>
            <w:ins w:id="270" w:author="C.H.M. Maas [2]" w:date="2022-06-16T17:43:00Z">
              <w:del w:id="271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7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[1.09; 1.74]</w:delText>
                </w:r>
              </w:del>
            </w:ins>
            <w:del w:id="273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7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[0.83; 2.29]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301098" w14:textId="25CEBA1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7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276" w:author="Carolien Maas" w:date="2022-06-20T13:43:00Z">
                <w:pPr>
                  <w:spacing w:after="0"/>
                  <w:jc w:val="center"/>
                </w:pPr>
              </w:pPrChange>
            </w:pPr>
            <w:ins w:id="277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7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28</w:t>
              </w:r>
            </w:ins>
            <w:ins w:id="279" w:author="C.H.M. Maas [2]" w:date="2022-06-16T17:43:00Z">
              <w:del w:id="280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8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36</w:delText>
                </w:r>
              </w:del>
            </w:ins>
            <w:del w:id="28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8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35.5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3D761F" w14:textId="25ACEE0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8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285" w:author="Carolien Maas" w:date="2022-06-20T13:43:00Z">
                <w:pPr>
                  <w:spacing w:after="0"/>
                  <w:jc w:val="center"/>
                </w:pPr>
              </w:pPrChange>
            </w:pPr>
            <w:ins w:id="28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28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ins w:id="288" w:author="C.H.M. Maas [2]" w:date="2022-06-16T17:43:00Z">
              <w:del w:id="28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29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</w:delText>
                </w:r>
              </w:del>
            </w:ins>
            <w:del w:id="29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29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2.3</w:delText>
              </w:r>
            </w:del>
          </w:p>
        </w:tc>
      </w:tr>
      <w:tr w:rsidR="00652A2C" w:rsidRPr="00652A2C" w14:paraId="3C49967A" w14:textId="3AE98470" w:rsidTr="00652A2C">
        <w:trPr>
          <w:trHeight w:val="32"/>
        </w:trPr>
        <w:tc>
          <w:tcPr>
            <w:tcW w:w="1885" w:type="pct"/>
          </w:tcPr>
          <w:p w14:paraId="0E897DDC" w14:textId="77777777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293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294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295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Location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AE1C1D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296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29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FA59F3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29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29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55645D" w14:textId="4060CF0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300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30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8E30DD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302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30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6EE5F9" w14:textId="64DCC88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304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305" w:author="Carolien Maas" w:date="2022-06-20T13:43:00Z">
                <w:pPr>
                  <w:spacing w:after="0"/>
                  <w:jc w:val="center"/>
                </w:pPr>
              </w:pPrChange>
            </w:pPr>
            <w:ins w:id="30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30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20</w:t>
              </w:r>
            </w:ins>
            <w:ins w:id="308" w:author="C.H.M. Maas [2]" w:date="2022-06-16T17:43:00Z">
              <w:del w:id="30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31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22</w:delText>
                </w:r>
              </w:del>
            </w:ins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8A9C39" w14:textId="6C0EDE7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311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312" w:author="Carolien Maas" w:date="2022-06-20T13:43:00Z">
                <w:pPr>
                  <w:spacing w:after="0"/>
                  <w:jc w:val="center"/>
                </w:pPr>
              </w:pPrChange>
            </w:pPr>
            <w:ins w:id="31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31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ins w:id="315" w:author="C.H.M. Maas [2]" w:date="2022-06-16T17:43:00Z">
              <w:del w:id="31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31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</w:delText>
                </w:r>
              </w:del>
            </w:ins>
          </w:p>
        </w:tc>
      </w:tr>
      <w:tr w:rsidR="00652A2C" w:rsidRPr="00652A2C" w14:paraId="14D887A5" w14:textId="7F9800E2" w:rsidTr="00652A2C">
        <w:trPr>
          <w:trHeight w:val="32"/>
        </w:trPr>
        <w:tc>
          <w:tcPr>
            <w:tcW w:w="1885" w:type="pct"/>
          </w:tcPr>
          <w:p w14:paraId="6E1EA6FA" w14:textId="4A1B5633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31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319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320" w:author="Carolien Maas" w:date="2022-06-20T13:45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321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322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Arm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F8AACD" w14:textId="06461064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2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24" w:author="Carolien Maas" w:date="2022-06-20T13:43:00Z">
                <w:pPr>
                  <w:spacing w:after="0"/>
                  <w:jc w:val="center"/>
                </w:pPr>
              </w:pPrChange>
            </w:pPr>
            <w:ins w:id="32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32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327" w:author="C.H.M. Maas [2]" w:date="2022-06-16T17:43:00Z">
              <w:del w:id="32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32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33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33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BF852C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3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3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7AF36E" w14:textId="4A06178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3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35" w:author="Carolien Maas" w:date="2022-06-20T13:43:00Z">
                <w:pPr>
                  <w:spacing w:after="0"/>
                  <w:jc w:val="center"/>
                </w:pPr>
              </w:pPrChange>
            </w:pPr>
            <w:ins w:id="33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33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338" w:author="C.H.M. Maas [2]" w:date="2022-06-16T17:43:00Z">
              <w:del w:id="33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34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34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34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E3E91B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34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344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857D3E" w14:textId="3B910A7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34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34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66D790" w14:textId="464B0CA9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34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34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4DDF3CF5" w14:textId="556873B9" w:rsidTr="00652A2C">
        <w:trPr>
          <w:trHeight w:val="32"/>
        </w:trPr>
        <w:tc>
          <w:tcPr>
            <w:tcW w:w="1885" w:type="pct"/>
          </w:tcPr>
          <w:p w14:paraId="51D86FA6" w14:textId="0E42F94D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349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350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351" w:author="Carolien Maas" w:date="2022-06-20T13:45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352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353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Leg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4021AC" w14:textId="4293261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5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55" w:author="Carolien Maas" w:date="2022-06-20T13:43:00Z">
                <w:pPr>
                  <w:spacing w:after="0"/>
                  <w:jc w:val="center"/>
                </w:pPr>
              </w:pPrChange>
            </w:pPr>
            <w:ins w:id="35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35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1.44</w:t>
              </w:r>
            </w:ins>
            <w:ins w:id="358" w:author="C.H.M. Maas [2]" w:date="2022-06-16T17:43:00Z">
              <w:del w:id="35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36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1.37</w:delText>
                </w:r>
              </w:del>
            </w:ins>
            <w:del w:id="36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36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1.37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5ED5A1" w14:textId="540DA44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6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64" w:author="Carolien Maas" w:date="2022-06-20T13:43:00Z">
                <w:pPr>
                  <w:spacing w:after="0"/>
                  <w:jc w:val="center"/>
                </w:pPr>
              </w:pPrChange>
            </w:pPr>
            <w:ins w:id="36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36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[1.05; 1.98]</w:t>
              </w:r>
            </w:ins>
            <w:ins w:id="367" w:author="C.H.M. Maas [2]" w:date="2022-06-16T17:43:00Z">
              <w:del w:id="36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36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[1.02; 1.85]</w:delText>
                </w:r>
              </w:del>
            </w:ins>
            <w:del w:id="37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37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[1.02; 1.85]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F3A41C" w14:textId="3AAB46B4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7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73" w:author="Carolien Maas" w:date="2022-06-20T13:43:00Z">
                <w:pPr>
                  <w:spacing w:after="0"/>
                  <w:jc w:val="center"/>
                </w:pPr>
              </w:pPrChange>
            </w:pPr>
            <w:ins w:id="37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37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1.08</w:t>
              </w:r>
            </w:ins>
            <w:ins w:id="376" w:author="C.H.M. Maas [2]" w:date="2022-06-16T17:43:00Z">
              <w:del w:id="37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37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1.17</w:delText>
                </w:r>
              </w:del>
            </w:ins>
            <w:del w:id="379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38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1.17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E1AC9C" w14:textId="0CE4ECD3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8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82" w:author="Carolien Maas" w:date="2022-06-20T13:43:00Z">
                <w:pPr>
                  <w:spacing w:after="0"/>
                  <w:jc w:val="center"/>
                </w:pPr>
              </w:pPrChange>
            </w:pPr>
            <w:ins w:id="38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38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[0.62; 1.90]</w:t>
              </w:r>
            </w:ins>
            <w:ins w:id="385" w:author="C.H.M. Maas [2]" w:date="2022-06-16T17:43:00Z">
              <w:del w:id="38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38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[0.68; 2.03]</w:delText>
                </w:r>
              </w:del>
            </w:ins>
            <w:del w:id="388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38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[0.46; 2.97]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FAECF4" w14:textId="455E07E9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9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91" w:author="Carolien Maas" w:date="2022-06-20T13:43:00Z">
                <w:pPr>
                  <w:spacing w:after="0"/>
                  <w:jc w:val="center"/>
                </w:pPr>
              </w:pPrChange>
            </w:pPr>
            <w:del w:id="39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39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22.4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2C53D4" w14:textId="4362446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9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395" w:author="Carolien Maas" w:date="2022-06-20T13:43:00Z">
                <w:pPr>
                  <w:spacing w:after="0"/>
                  <w:jc w:val="center"/>
                </w:pPr>
              </w:pPrChange>
            </w:pPr>
            <w:del w:id="39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39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1.0</w:delText>
              </w:r>
            </w:del>
          </w:p>
        </w:tc>
      </w:tr>
      <w:tr w:rsidR="00652A2C" w:rsidRPr="00652A2C" w14:paraId="611B7847" w14:textId="7698BAC3" w:rsidTr="00652A2C">
        <w:trPr>
          <w:trHeight w:val="32"/>
        </w:trPr>
        <w:tc>
          <w:tcPr>
            <w:tcW w:w="1885" w:type="pct"/>
          </w:tcPr>
          <w:p w14:paraId="08324FE2" w14:textId="654C1E8B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39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399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400" w:author="Carolien Maas" w:date="2022-06-20T13:45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401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402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Trunk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2F5284" w14:textId="60474B03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0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04" w:author="Carolien Maas" w:date="2022-06-20T13:43:00Z">
                <w:pPr>
                  <w:spacing w:after="0"/>
                  <w:jc w:val="center"/>
                </w:pPr>
              </w:pPrChange>
            </w:pPr>
            <w:ins w:id="40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40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1.50</w:t>
              </w:r>
            </w:ins>
            <w:ins w:id="407" w:author="C.H.M. Maas [2]" w:date="2022-06-16T17:43:00Z">
              <w:del w:id="40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40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1.49</w:delText>
                </w:r>
              </w:del>
            </w:ins>
            <w:del w:id="41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41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1.49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F5192B" w14:textId="146E7480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1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13" w:author="Carolien Maas" w:date="2022-06-20T13:43:00Z">
                <w:pPr>
                  <w:spacing w:after="0"/>
                  <w:jc w:val="center"/>
                </w:pPr>
              </w:pPrChange>
            </w:pPr>
            <w:ins w:id="41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41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[1.10; 2.05]</w:t>
              </w:r>
            </w:ins>
            <w:ins w:id="416" w:author="C.H.M. Maas [2]" w:date="2022-06-16T17:43:00Z">
              <w:del w:id="41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41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[1.12; 2.00]</w:delText>
                </w:r>
              </w:del>
            </w:ins>
            <w:del w:id="419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42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[1.12; 2.00]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E6BA08" w14:textId="5C928DE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2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22" w:author="Carolien Maas" w:date="2022-06-20T13:43:00Z">
                <w:pPr>
                  <w:spacing w:after="0"/>
                  <w:jc w:val="center"/>
                </w:pPr>
              </w:pPrChange>
            </w:pPr>
            <w:ins w:id="42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42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1.14</w:t>
              </w:r>
            </w:ins>
            <w:ins w:id="425" w:author="C.H.M. Maas [2]" w:date="2022-06-16T17:43:00Z">
              <w:del w:id="42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42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1.20</w:delText>
                </w:r>
              </w:del>
            </w:ins>
            <w:del w:id="428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42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1.20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8B7C66" w14:textId="37576EB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3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31" w:author="Carolien Maas" w:date="2022-06-20T13:43:00Z">
                <w:pPr>
                  <w:spacing w:after="0"/>
                  <w:jc w:val="center"/>
                </w:pPr>
              </w:pPrChange>
            </w:pPr>
            <w:ins w:id="432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43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[0.66; 1.96]</w:t>
              </w:r>
            </w:ins>
            <w:ins w:id="434" w:author="C.H.M. Maas [2]" w:date="2022-06-16T17:43:00Z">
              <w:del w:id="435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43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[0.71; 2.02]</w:delText>
                </w:r>
              </w:del>
            </w:ins>
            <w:del w:id="43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43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[0.49; 2.93]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53B94B" w14:textId="19A78AF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3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4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41C75F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4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42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48417429" w14:textId="628A5D27" w:rsidTr="00652A2C">
        <w:trPr>
          <w:trHeight w:val="32"/>
        </w:trPr>
        <w:tc>
          <w:tcPr>
            <w:tcW w:w="1885" w:type="pct"/>
          </w:tcPr>
          <w:p w14:paraId="75E23207" w14:textId="17A4CA72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443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444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445" w:author="Carolien Maas" w:date="2022-06-20T13:45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446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447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Head and neck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A62883" w14:textId="14087AA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4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49" w:author="Carolien Maas" w:date="2022-06-20T13:43:00Z">
                <w:pPr>
                  <w:spacing w:after="0"/>
                  <w:jc w:val="center"/>
                </w:pPr>
              </w:pPrChange>
            </w:pPr>
            <w:ins w:id="45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45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2.33</w:t>
              </w:r>
            </w:ins>
            <w:ins w:id="452" w:author="C.H.M. Maas [2]" w:date="2022-06-16T17:43:00Z">
              <w:del w:id="45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45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2.31</w:delText>
                </w:r>
              </w:del>
            </w:ins>
            <w:del w:id="45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45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2.31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7C1F50" w14:textId="270E6E2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5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58" w:author="Carolien Maas" w:date="2022-06-20T13:43:00Z">
                <w:pPr>
                  <w:spacing w:after="0"/>
                  <w:jc w:val="center"/>
                </w:pPr>
              </w:pPrChange>
            </w:pPr>
            <w:ins w:id="459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46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[1.57; 3.46]</w:t>
              </w:r>
            </w:ins>
            <w:ins w:id="461" w:author="C.H.M. Maas [2]" w:date="2022-06-16T17:43:00Z">
              <w:del w:id="462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46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[1.59; 3.36]</w:delText>
                </w:r>
              </w:del>
            </w:ins>
            <w:del w:id="46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46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[1.59; 3.36]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68ECD8" w14:textId="430EE7F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6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67" w:author="Carolien Maas" w:date="2022-06-20T13:43:00Z">
                <w:pPr>
                  <w:spacing w:after="0"/>
                  <w:jc w:val="center"/>
                </w:pPr>
              </w:pPrChange>
            </w:pPr>
            <w:ins w:id="468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46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1.53</w:t>
              </w:r>
            </w:ins>
            <w:ins w:id="470" w:author="C.H.M. Maas [2]" w:date="2022-06-16T17:43:00Z">
              <w:del w:id="471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47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1.62</w:delText>
                </w:r>
              </w:del>
            </w:ins>
            <w:del w:id="473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47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1.62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D11E59" w14:textId="4B16D0FC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7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76" w:author="Carolien Maas" w:date="2022-06-20T13:43:00Z">
                <w:pPr>
                  <w:spacing w:after="0"/>
                  <w:jc w:val="center"/>
                </w:pPr>
              </w:pPrChange>
            </w:pPr>
            <w:ins w:id="477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47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[0.80; 2.92]</w:t>
              </w:r>
            </w:ins>
            <w:ins w:id="479" w:author="C.H.M. Maas [2]" w:date="2022-06-16T17:43:00Z">
              <w:del w:id="480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48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[0.86; 3.06]</w:delText>
                </w:r>
              </w:del>
            </w:ins>
            <w:del w:id="48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48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[0.53; 4.95]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8C10B0" w14:textId="41303E4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8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85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24929B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8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48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2D4CC5EC" w14:textId="231944AA" w:rsidTr="00652A2C">
        <w:trPr>
          <w:trHeight w:val="32"/>
        </w:trPr>
        <w:tc>
          <w:tcPr>
            <w:tcW w:w="1885" w:type="pct"/>
          </w:tcPr>
          <w:p w14:paraId="39865337" w14:textId="77777777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48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489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490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Histology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332D35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491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492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C3BE02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493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494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7286F2" w14:textId="27F9EB7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495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49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9C47CA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497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49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8A3AF1" w14:textId="7D6B337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499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500" w:author="Carolien Maas" w:date="2022-06-20T13:43:00Z">
                <w:pPr>
                  <w:spacing w:after="0"/>
                  <w:jc w:val="center"/>
                </w:pPr>
              </w:pPrChange>
            </w:pPr>
            <w:ins w:id="50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50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10</w:t>
              </w:r>
            </w:ins>
            <w:ins w:id="503" w:author="C.H.M. Maas [2]" w:date="2022-06-16T17:43:00Z">
              <w:del w:id="50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50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6BE715" w14:textId="11706B4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506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507" w:author="Carolien Maas" w:date="2022-06-20T13:43:00Z">
                <w:pPr>
                  <w:spacing w:after="0"/>
                  <w:jc w:val="center"/>
                </w:pPr>
              </w:pPrChange>
            </w:pPr>
            <w:ins w:id="508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50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  <w:ins w:id="510" w:author="C.H.M. Maas [2]" w:date="2022-06-16T17:43:00Z">
              <w:del w:id="511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51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</w:delText>
                </w:r>
              </w:del>
            </w:ins>
          </w:p>
        </w:tc>
      </w:tr>
      <w:tr w:rsidR="00652A2C" w:rsidRPr="00652A2C" w14:paraId="3F164429" w14:textId="158CC262" w:rsidTr="00652A2C">
        <w:trPr>
          <w:trHeight w:val="32"/>
        </w:trPr>
        <w:tc>
          <w:tcPr>
            <w:tcW w:w="1885" w:type="pct"/>
          </w:tcPr>
          <w:p w14:paraId="7551CC51" w14:textId="0F698104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513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514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515" w:author="Carolien Maas" w:date="2022-06-20T13:45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516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517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SSM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183A9B" w14:textId="5CB3C6D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1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19" w:author="Carolien Maas" w:date="2022-06-20T13:43:00Z">
                <w:pPr>
                  <w:spacing w:after="0"/>
                  <w:jc w:val="center"/>
                </w:pPr>
              </w:pPrChange>
            </w:pPr>
            <w:ins w:id="52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52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522" w:author="C.H.M. Maas [2]" w:date="2022-06-16T17:43:00Z">
              <w:del w:id="52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52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52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52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92A4A4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2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2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6B1C57" w14:textId="143C7ED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2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30" w:author="Carolien Maas" w:date="2022-06-20T13:43:00Z">
                <w:pPr>
                  <w:spacing w:after="0"/>
                  <w:jc w:val="center"/>
                </w:pPr>
              </w:pPrChange>
            </w:pPr>
            <w:ins w:id="53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53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533" w:author="C.H.M. Maas [2]" w:date="2022-06-16T17:43:00Z">
              <w:del w:id="53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53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53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53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7DF29B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3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53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650476" w14:textId="5825521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4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54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09F474" w14:textId="2ACA587A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4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54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4EA93BF7" w14:textId="1CF3F197" w:rsidTr="00652A2C">
        <w:trPr>
          <w:trHeight w:val="32"/>
        </w:trPr>
        <w:tc>
          <w:tcPr>
            <w:tcW w:w="1885" w:type="pct"/>
          </w:tcPr>
          <w:p w14:paraId="5441AA6A" w14:textId="2313793D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544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545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546" w:author="Carolien Maas" w:date="2022-06-20T13:45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547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54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NM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339652" w14:textId="615E7B8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4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50" w:author="Carolien Maas" w:date="2022-06-20T13:43:00Z">
                <w:pPr>
                  <w:spacing w:after="0"/>
                  <w:jc w:val="center"/>
                </w:pPr>
              </w:pPrChange>
            </w:pPr>
            <w:ins w:id="55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55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1.30</w:t>
              </w:r>
            </w:ins>
            <w:ins w:id="553" w:author="C.H.M. Maas [2]" w:date="2022-06-16T17:43:00Z">
              <w:del w:id="55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55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1.20</w:delText>
                </w:r>
              </w:del>
            </w:ins>
            <w:del w:id="55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55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1.20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E622DA" w14:textId="1A1DF4E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5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59" w:author="Carolien Maas" w:date="2022-06-20T13:43:00Z">
                <w:pPr>
                  <w:spacing w:after="0"/>
                  <w:jc w:val="center"/>
                </w:pPr>
              </w:pPrChange>
            </w:pPr>
            <w:ins w:id="56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56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[1.03; 1.64]</w:t>
              </w:r>
            </w:ins>
            <w:ins w:id="562" w:author="C.H.M. Maas [2]" w:date="2022-06-16T17:43:00Z">
              <w:del w:id="56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56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[0.96; 1.50]</w:delText>
                </w:r>
              </w:del>
            </w:ins>
            <w:del w:id="56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56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[0.96; 1.50]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218CE6" w14:textId="12962784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6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68" w:author="Carolien Maas" w:date="2022-06-20T13:43:00Z">
                <w:pPr>
                  <w:spacing w:after="0"/>
                  <w:jc w:val="center"/>
                </w:pPr>
              </w:pPrChange>
            </w:pPr>
            <w:ins w:id="569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57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1.29</w:t>
              </w:r>
            </w:ins>
            <w:ins w:id="571" w:author="C.H.M. Maas [2]" w:date="2022-06-16T17:43:00Z">
              <w:del w:id="572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57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1.30</w:delText>
                </w:r>
              </w:del>
            </w:ins>
            <w:del w:id="57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57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1.30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ABD92A" w14:textId="174DF51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7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77" w:author="Carolien Maas" w:date="2022-06-20T13:43:00Z">
                <w:pPr>
                  <w:spacing w:after="0"/>
                  <w:jc w:val="center"/>
                </w:pPr>
              </w:pPrChange>
            </w:pPr>
            <w:ins w:id="578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57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[0.99; 1.68]</w:t>
              </w:r>
            </w:ins>
            <w:ins w:id="580" w:author="C.H.M. Maas [2]" w:date="2022-06-16T17:43:00Z">
              <w:del w:id="581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58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[1.01; 1.68]</w:delText>
                </w:r>
              </w:del>
            </w:ins>
            <w:del w:id="583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58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[0.75; 2.26]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C53F2D" w14:textId="24BF74A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8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86" w:author="Carolien Maas" w:date="2022-06-20T13:43:00Z">
                <w:pPr>
                  <w:spacing w:after="0"/>
                  <w:jc w:val="center"/>
                </w:pPr>
              </w:pPrChange>
            </w:pPr>
            <w:del w:id="58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58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9.9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87F376" w14:textId="5FEAFE96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8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90" w:author="Carolien Maas" w:date="2022-06-20T13:43:00Z">
                <w:pPr>
                  <w:spacing w:after="0"/>
                  <w:jc w:val="center"/>
                </w:pPr>
              </w:pPrChange>
            </w:pPr>
            <w:del w:id="59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59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0.4</w:delText>
              </w:r>
            </w:del>
          </w:p>
        </w:tc>
      </w:tr>
      <w:tr w:rsidR="00652A2C" w:rsidRPr="00652A2C" w14:paraId="49C64043" w14:textId="5B93EC41" w:rsidTr="00652A2C">
        <w:trPr>
          <w:trHeight w:val="32"/>
        </w:trPr>
        <w:tc>
          <w:tcPr>
            <w:tcW w:w="1885" w:type="pct"/>
          </w:tcPr>
          <w:p w14:paraId="4D6E4E38" w14:textId="7DB37752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593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594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595" w:author="Carolien Maas" w:date="2022-06-20T13:45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596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597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ALM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BBA2DF" w14:textId="1BE32220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9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599" w:author="Carolien Maas" w:date="2022-06-20T13:43:00Z">
                <w:pPr>
                  <w:spacing w:after="0"/>
                  <w:jc w:val="center"/>
                </w:pPr>
              </w:pPrChange>
            </w:pPr>
            <w:ins w:id="60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60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1.43</w:t>
              </w:r>
            </w:ins>
            <w:ins w:id="602" w:author="C.H.M. Maas [2]" w:date="2022-06-16T17:43:00Z">
              <w:del w:id="60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60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1.56</w:delText>
                </w:r>
              </w:del>
            </w:ins>
            <w:del w:id="60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60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1.56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FB0698" w14:textId="7192CCD0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0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08" w:author="Carolien Maas" w:date="2022-06-20T13:43:00Z">
                <w:pPr>
                  <w:spacing w:after="0"/>
                  <w:jc w:val="center"/>
                </w:pPr>
              </w:pPrChange>
            </w:pPr>
            <w:ins w:id="609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61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[0.83; 2.45]</w:t>
              </w:r>
            </w:ins>
            <w:ins w:id="611" w:author="C.H.M. Maas [2]" w:date="2022-06-16T17:43:00Z">
              <w:del w:id="612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61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[0.94; 2.60]</w:delText>
                </w:r>
              </w:del>
            </w:ins>
            <w:del w:id="61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61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[0.94; 2.60]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738D82" w14:textId="7464388E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1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17" w:author="Carolien Maas" w:date="2022-06-20T13:43:00Z">
                <w:pPr>
                  <w:spacing w:after="0"/>
                  <w:jc w:val="center"/>
                </w:pPr>
              </w:pPrChange>
            </w:pPr>
            <w:ins w:id="618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61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1.39</w:t>
              </w:r>
            </w:ins>
            <w:ins w:id="620" w:author="C.H.M. Maas [2]" w:date="2022-06-16T17:43:00Z">
              <w:del w:id="621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62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1.42</w:delText>
                </w:r>
              </w:del>
            </w:ins>
            <w:del w:id="623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62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1.42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407042" w14:textId="2A21020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2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26" w:author="Carolien Maas" w:date="2022-06-20T13:43:00Z">
                <w:pPr>
                  <w:spacing w:after="0"/>
                  <w:jc w:val="center"/>
                </w:pPr>
              </w:pPrChange>
            </w:pPr>
            <w:ins w:id="627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62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[0.80; 2.40]</w:t>
              </w:r>
            </w:ins>
            <w:ins w:id="629" w:author="C.H.M. Maas [2]" w:date="2022-06-16T17:43:00Z">
              <w:del w:id="630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63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[0.83; 2.42]</w:delText>
                </w:r>
              </w:del>
            </w:ins>
            <w:del w:id="63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63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[0.41; 4.87]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08CE36" w14:textId="30B704D0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3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35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DB5327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3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3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1B709AC1" w14:textId="03133C22" w:rsidTr="00652A2C">
        <w:trPr>
          <w:trHeight w:val="32"/>
        </w:trPr>
        <w:tc>
          <w:tcPr>
            <w:tcW w:w="1885" w:type="pct"/>
          </w:tcPr>
          <w:p w14:paraId="7B62BC21" w14:textId="0E57A663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63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639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640" w:author="Carolien Maas" w:date="2022-06-20T13:45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641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642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Other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D84670" w14:textId="0F323AF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4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44" w:author="Carolien Maas" w:date="2022-06-20T13:43:00Z">
                <w:pPr>
                  <w:spacing w:after="0"/>
                  <w:jc w:val="center"/>
                </w:pPr>
              </w:pPrChange>
            </w:pPr>
            <w:ins w:id="64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64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1.00</w:t>
              </w:r>
            </w:ins>
            <w:ins w:id="647" w:author="C.H.M. Maas [2]" w:date="2022-06-16T17:43:00Z">
              <w:del w:id="64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64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1.01</w:delText>
                </w:r>
              </w:del>
            </w:ins>
            <w:del w:id="65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65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1.01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5ED56E" w14:textId="64B16FA9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5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53" w:author="Carolien Maas" w:date="2022-06-20T13:43:00Z">
                <w:pPr>
                  <w:spacing w:after="0"/>
                  <w:jc w:val="center"/>
                </w:pPr>
              </w:pPrChange>
            </w:pPr>
            <w:ins w:id="65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65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[0.64; 1.57]</w:t>
              </w:r>
            </w:ins>
            <w:ins w:id="656" w:author="C.H.M. Maas [2]" w:date="2022-06-16T17:43:00Z">
              <w:del w:id="65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65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[0.67; 1.55]</w:delText>
                </w:r>
              </w:del>
            </w:ins>
            <w:del w:id="659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66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[0.67; 1.55]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7B85EA" w14:textId="25CD8EF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6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62" w:author="Carolien Maas" w:date="2022-06-20T13:43:00Z">
                <w:pPr>
                  <w:spacing w:after="0"/>
                  <w:jc w:val="center"/>
                </w:pPr>
              </w:pPrChange>
            </w:pPr>
            <w:ins w:id="66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66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1.15</w:t>
              </w:r>
            </w:ins>
            <w:ins w:id="665" w:author="C.H.M. Maas [2]" w:date="2022-06-16T17:43:00Z">
              <w:del w:id="66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66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1.13</w:delText>
                </w:r>
              </w:del>
            </w:ins>
            <w:del w:id="668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66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1.13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8939C6" w14:textId="340A3A8C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7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71" w:author="Carolien Maas" w:date="2022-06-20T13:43:00Z">
                <w:pPr>
                  <w:spacing w:after="0"/>
                  <w:jc w:val="center"/>
                </w:pPr>
              </w:pPrChange>
            </w:pPr>
            <w:ins w:id="672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67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[0.50; 2.66]</w:t>
              </w:r>
            </w:ins>
            <w:ins w:id="674" w:author="C.H.M. Maas [2]" w:date="2022-06-16T17:43:00Z">
              <w:del w:id="675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67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[0.49; 2.59]</w:delText>
                </w:r>
              </w:del>
            </w:ins>
            <w:del w:id="67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67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[0.29; 4.41]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9A4A1B" w14:textId="5FCED9D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7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8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F69ECC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8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682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1F52C60D" w14:textId="7736C5A9" w:rsidTr="00652A2C">
        <w:trPr>
          <w:trHeight w:val="32"/>
        </w:trPr>
        <w:tc>
          <w:tcPr>
            <w:tcW w:w="1885" w:type="pct"/>
          </w:tcPr>
          <w:p w14:paraId="4C7F938C" w14:textId="1A317938" w:rsidR="00207CF8" w:rsidRPr="00652A2C" w:rsidRDefault="00207CF8" w:rsidP="00E32C4C">
            <w:pPr>
              <w:pStyle w:val="Compact"/>
              <w:spacing w:before="0" w:after="0"/>
              <w:rPr>
                <w:ins w:id="683" w:author="C.H.M. Maas [2]" w:date="2022-06-16T15:52:00Z"/>
                <w:rFonts w:ascii="Arial" w:hAnsi="Arial" w:cs="Arial"/>
                <w:sz w:val="20"/>
                <w:szCs w:val="20"/>
                <w:lang w:val="en-GB"/>
                <w:rPrChange w:id="684" w:author="Carolien Maas" w:date="2022-06-20T13:47:00Z">
                  <w:rPr>
                    <w:ins w:id="685" w:author="C.H.M. Maas [2]" w:date="2022-06-16T15:52:00Z"/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686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687" w:author="C.H.M. Maas [2]" w:date="2022-06-16T15:49:00Z">
              <w:r w:rsidRPr="00652A2C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688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Breslow</w:t>
              </w:r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689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652A2C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690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thickness</w:t>
              </w:r>
            </w:ins>
          </w:p>
          <w:p w14:paraId="474273FA" w14:textId="30ABDE65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rPrChange w:id="691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692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693" w:author="C.H.M. Maas [2]" w:date="2022-06-16T15:49:00Z">
              <w:r w:rsidRPr="00652A2C">
                <w:rPr>
                  <w:rFonts w:ascii="Arial" w:hAnsi="Arial" w:cs="Arial"/>
                  <w:sz w:val="20"/>
                  <w:szCs w:val="20"/>
                  <w:rPrChange w:id="694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(</w:t>
              </w:r>
              <w:proofErr w:type="spellStart"/>
              <w:r w:rsidRPr="00652A2C">
                <w:rPr>
                  <w:rFonts w:ascii="Arial" w:hAnsi="Arial" w:cs="Arial"/>
                  <w:sz w:val="20"/>
                  <w:szCs w:val="20"/>
                  <w:rPrChange w:id="695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i.q.r</w:t>
              </w:r>
              <w:proofErr w:type="spellEnd"/>
              <w:r w:rsidRPr="00652A2C">
                <w:rPr>
                  <w:rFonts w:ascii="Arial" w:hAnsi="Arial" w:cs="Arial"/>
                  <w:sz w:val="20"/>
                  <w:szCs w:val="20"/>
                  <w:rPrChange w:id="696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. 3</w:t>
              </w:r>
              <w:r w:rsidRPr="00652A2C">
                <w:rPr>
                  <w:rFonts w:ascii="Cambria Math" w:hAnsi="Cambria Math" w:cs="Cambria Math"/>
                  <w:sz w:val="20"/>
                  <w:szCs w:val="20"/>
                  <w:rPrChange w:id="697" w:author="Carolien Maas" w:date="2022-06-20T13:47:00Z">
                    <w:rPr>
                      <w:rFonts w:ascii="Cambria Math" w:hAnsi="Cambria Math" w:cs="Cambria Math"/>
                      <w:b/>
                      <w:sz w:val="22"/>
                      <w:szCs w:val="22"/>
                      <w:lang w:val="en-GB"/>
                    </w:rPr>
                  </w:rPrChange>
                </w:rPr>
                <w:t>.</w:t>
              </w:r>
              <w:r w:rsidRPr="00652A2C">
                <w:rPr>
                  <w:rFonts w:ascii="Arial" w:hAnsi="Arial" w:cs="Arial"/>
                  <w:sz w:val="20"/>
                  <w:szCs w:val="20"/>
                  <w:rPrChange w:id="698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5 versus 1</w:t>
              </w:r>
              <w:r w:rsidRPr="00652A2C">
                <w:rPr>
                  <w:rFonts w:ascii="Cambria Math" w:hAnsi="Cambria Math" w:cs="Cambria Math"/>
                  <w:sz w:val="20"/>
                  <w:szCs w:val="20"/>
                  <w:rPrChange w:id="699" w:author="Carolien Maas" w:date="2022-06-20T13:47:00Z">
                    <w:rPr>
                      <w:rFonts w:ascii="Cambria Math" w:hAnsi="Cambria Math" w:cs="Cambria Math"/>
                      <w:b/>
                      <w:sz w:val="22"/>
                      <w:szCs w:val="22"/>
                      <w:lang w:val="en-GB"/>
                    </w:rPr>
                  </w:rPrChange>
                </w:rPr>
                <w:t>.</w:t>
              </w:r>
              <w:r w:rsidRPr="00652A2C">
                <w:rPr>
                  <w:rFonts w:ascii="Arial" w:hAnsi="Arial" w:cs="Arial"/>
                  <w:sz w:val="20"/>
                  <w:szCs w:val="20"/>
                  <w:rPrChange w:id="700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2 mm)</w:t>
              </w:r>
            </w:ins>
            <w:del w:id="701" w:author="C.H.M. Maas [2]" w:date="2022-06-16T15:49:00Z">
              <w:r w:rsidRPr="00652A2C" w:rsidDel="00991368">
                <w:rPr>
                  <w:rFonts w:ascii="Arial" w:hAnsi="Arial" w:cs="Arial"/>
                  <w:sz w:val="20"/>
                  <w:szCs w:val="20"/>
                  <w:rPrChange w:id="702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Breslow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68163C" w14:textId="12329B2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0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704" w:author="Carolien Maas" w:date="2022-06-20T13:43:00Z">
                <w:pPr>
                  <w:spacing w:after="0"/>
                  <w:jc w:val="center"/>
                </w:pPr>
              </w:pPrChange>
            </w:pPr>
            <w:ins w:id="70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0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2.40</w:t>
              </w:r>
            </w:ins>
            <w:ins w:id="707" w:author="C.H.M. Maas [2]" w:date="2022-06-16T17:43:00Z">
              <w:del w:id="70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0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2.27</w:delText>
                </w:r>
              </w:del>
            </w:ins>
            <w:del w:id="71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1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2.15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ABFC41" w14:textId="666B8C0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1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713" w:author="Carolien Maas" w:date="2022-06-20T13:43:00Z">
                <w:pPr>
                  <w:spacing w:after="0"/>
                  <w:jc w:val="center"/>
                </w:pPr>
              </w:pPrChange>
            </w:pPr>
            <w:ins w:id="71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1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[2.06; 2.80]</w:t>
              </w:r>
            </w:ins>
            <w:ins w:id="716" w:author="C.H.M. Maas [2]" w:date="2022-06-16T17:43:00Z">
              <w:del w:id="71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1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[1.96; 2.63]</w:delText>
                </w:r>
              </w:del>
            </w:ins>
            <w:del w:id="719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2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[1.87; 2.47]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25CD00" w14:textId="52C00FB3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2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722" w:author="Carolien Maas" w:date="2022-06-20T13:43:00Z">
                <w:pPr>
                  <w:spacing w:after="0"/>
                  <w:jc w:val="center"/>
                </w:pPr>
              </w:pPrChange>
            </w:pPr>
            <w:ins w:id="72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2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1.56</w:t>
              </w:r>
            </w:ins>
            <w:ins w:id="725" w:author="C.H.M. Maas [2]" w:date="2022-06-16T17:43:00Z">
              <w:del w:id="72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2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1.59</w:delText>
                </w:r>
              </w:del>
            </w:ins>
            <w:del w:id="728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2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1.54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620076" w14:textId="05BC04F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73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731" w:author="Carolien Maas" w:date="2022-06-20T13:43:00Z">
                <w:pPr>
                  <w:spacing w:after="0"/>
                  <w:jc w:val="center"/>
                </w:pPr>
              </w:pPrChange>
            </w:pPr>
            <w:ins w:id="732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3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[1.30; 1.88]</w:t>
              </w:r>
            </w:ins>
            <w:ins w:id="734" w:author="C.H.M. Maas [2]" w:date="2022-06-16T17:43:00Z">
              <w:del w:id="735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3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[1.33; 1.90]</w:delText>
                </w:r>
              </w:del>
            </w:ins>
            <w:del w:id="73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3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[1.08; 2.20]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9083FF" w14:textId="09445D8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73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740" w:author="Carolien Maas" w:date="2022-06-20T13:43:00Z">
                <w:pPr>
                  <w:spacing w:after="0"/>
                  <w:jc w:val="center"/>
                </w:pPr>
              </w:pPrChange>
            </w:pPr>
            <w:ins w:id="74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4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147</w:t>
              </w:r>
            </w:ins>
            <w:ins w:id="743" w:author="C.H.M. Maas [2]" w:date="2022-06-16T17:43:00Z">
              <w:del w:id="74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4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145</w:delText>
                </w:r>
              </w:del>
            </w:ins>
            <w:del w:id="74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4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144.6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49D52A" w14:textId="58B4FED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74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749" w:author="Carolien Maas" w:date="2022-06-20T13:43:00Z">
                <w:pPr>
                  <w:spacing w:after="0"/>
                  <w:jc w:val="center"/>
                </w:pPr>
              </w:pPrChange>
            </w:pPr>
            <w:ins w:id="75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5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12</w:t>
              </w:r>
            </w:ins>
            <w:ins w:id="752" w:author="C.H.M. Maas [2]" w:date="2022-06-16T17:43:00Z">
              <w:del w:id="75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5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9</w:delText>
                </w:r>
              </w:del>
            </w:ins>
            <w:del w:id="75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5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9.0</w:delText>
              </w:r>
            </w:del>
          </w:p>
        </w:tc>
      </w:tr>
      <w:tr w:rsidR="00652A2C" w:rsidRPr="00652A2C" w14:paraId="361FD8CA" w14:textId="2A836DF9" w:rsidTr="00652A2C">
        <w:trPr>
          <w:trHeight w:val="32"/>
        </w:trPr>
        <w:tc>
          <w:tcPr>
            <w:tcW w:w="1885" w:type="pct"/>
          </w:tcPr>
          <w:p w14:paraId="58B118A0" w14:textId="77B3357F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757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758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759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Multiple fields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0A9B40" w14:textId="156346EE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6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761" w:author="Carolien Maas" w:date="2022-06-20T13:43:00Z">
                <w:pPr>
                  <w:spacing w:after="0"/>
                  <w:jc w:val="center"/>
                </w:pPr>
              </w:pPrChange>
            </w:pPr>
            <w:ins w:id="762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6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1.52</w:t>
              </w:r>
            </w:ins>
            <w:ins w:id="764" w:author="C.H.M. Maas [2]" w:date="2022-06-16T17:43:00Z">
              <w:del w:id="765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6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1.32</w:delText>
                </w:r>
              </w:del>
            </w:ins>
            <w:del w:id="76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6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1.32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4614FB" w14:textId="342D770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6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770" w:author="Carolien Maas" w:date="2022-06-20T13:43:00Z">
                <w:pPr>
                  <w:spacing w:after="0"/>
                  <w:jc w:val="center"/>
                </w:pPr>
              </w:pPrChange>
            </w:pPr>
            <w:ins w:id="77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7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[1.10; 2.10]</w:t>
              </w:r>
            </w:ins>
            <w:ins w:id="773" w:author="C.H.M. Maas [2]" w:date="2022-06-16T17:43:00Z">
              <w:del w:id="77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7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[0.97; 1.81]</w:delText>
                </w:r>
              </w:del>
            </w:ins>
            <w:del w:id="77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7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[0.97; 1.81]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415ABB" w14:textId="15F5ED8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7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779" w:author="Carolien Maas" w:date="2022-06-20T13:43:00Z">
                <w:pPr>
                  <w:spacing w:after="0"/>
                  <w:jc w:val="center"/>
                </w:pPr>
              </w:pPrChange>
            </w:pPr>
            <w:ins w:id="78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8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1.46</w:t>
              </w:r>
            </w:ins>
            <w:ins w:id="782" w:author="C.H.M. Maas [2]" w:date="2022-06-16T17:43:00Z">
              <w:del w:id="78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8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1.37</w:delText>
                </w:r>
              </w:del>
            </w:ins>
            <w:del w:id="78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8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1.37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8F82DF" w14:textId="2FD8656E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78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788" w:author="Carolien Maas" w:date="2022-06-20T13:43:00Z">
                <w:pPr>
                  <w:spacing w:after="0"/>
                  <w:jc w:val="center"/>
                </w:pPr>
              </w:pPrChange>
            </w:pPr>
            <w:ins w:id="789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9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[1.05; 2.02]</w:t>
              </w:r>
            </w:ins>
            <w:ins w:id="791" w:author="C.H.M. Maas [2]" w:date="2022-06-16T17:43:00Z">
              <w:del w:id="792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79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[0.99; 1.90]</w:delText>
                </w:r>
              </w:del>
            </w:ins>
            <w:del w:id="79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79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[0.65; 2.92]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7C0D87" w14:textId="241BD7A0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79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797" w:author="Carolien Maas" w:date="2022-06-20T13:43:00Z">
                <w:pPr>
                  <w:spacing w:after="0"/>
                  <w:jc w:val="center"/>
                </w:pPr>
              </w:pPrChange>
            </w:pPr>
            <w:ins w:id="798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79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11</w:t>
              </w:r>
            </w:ins>
            <w:ins w:id="800" w:author="C.H.M. Maas [2]" w:date="2022-06-16T17:43:00Z">
              <w:del w:id="801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80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6</w:delText>
                </w:r>
              </w:del>
            </w:ins>
            <w:del w:id="803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0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6.3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1EA866" w14:textId="415238B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80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806" w:author="Carolien Maas" w:date="2022-06-20T13:43:00Z">
                <w:pPr>
                  <w:spacing w:after="0"/>
                  <w:jc w:val="center"/>
                </w:pPr>
              </w:pPrChange>
            </w:pPr>
            <w:ins w:id="807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80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  <w:ins w:id="809" w:author="C.H.M. Maas [2]" w:date="2022-06-16T17:43:00Z">
              <w:del w:id="810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81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</w:delText>
                </w:r>
              </w:del>
            </w:ins>
            <w:del w:id="81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1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0.0</w:delText>
              </w:r>
            </w:del>
          </w:p>
        </w:tc>
      </w:tr>
      <w:tr w:rsidR="00652A2C" w:rsidRPr="00652A2C" w14:paraId="09EA068A" w14:textId="262F1AB6" w:rsidTr="00652A2C">
        <w:trPr>
          <w:trHeight w:val="32"/>
        </w:trPr>
        <w:tc>
          <w:tcPr>
            <w:tcW w:w="1885" w:type="pct"/>
          </w:tcPr>
          <w:p w14:paraId="34FBE5AC" w14:textId="092082DF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814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815" w:author="Carolien Maas" w:date="2022-06-20T13:43:00Z">
                <w:pPr>
                  <w:pStyle w:val="Compact"/>
                  <w:spacing w:before="0" w:after="0"/>
                </w:pPr>
              </w:pPrChange>
            </w:pPr>
            <w:commentRangeStart w:id="816"/>
            <w:r w:rsidRPr="00652A2C">
              <w:rPr>
                <w:rFonts w:ascii="Arial" w:hAnsi="Arial" w:cs="Arial"/>
                <w:b/>
                <w:bCs/>
                <w:sz w:val="20"/>
                <w:szCs w:val="20"/>
                <w:lang w:val="en-GB"/>
                <w:rPrChange w:id="817" w:author="Carolien Maas" w:date="2022-06-20T13:47:00Z">
                  <w:rPr>
                    <w:rFonts w:ascii="Arial" w:hAnsi="Arial" w:cs="Arial"/>
                    <w:b/>
                    <w:bCs/>
                    <w:sz w:val="22"/>
                    <w:szCs w:val="22"/>
                    <w:lang w:val="en-GB"/>
                  </w:rPr>
                </w:rPrChange>
              </w:rPr>
              <w:t xml:space="preserve">Total number of </w:t>
            </w:r>
            <w:ins w:id="818" w:author="C.H.M. Maas [2]" w:date="2022-06-16T14:48:00Z">
              <w:r w:rsidRPr="00652A2C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819" w:author="Carolien Maas" w:date="2022-06-20T13:47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negative </w:t>
              </w:r>
            </w:ins>
            <w:r w:rsidRPr="00652A2C">
              <w:rPr>
                <w:rFonts w:ascii="Arial" w:hAnsi="Arial" w:cs="Arial"/>
                <w:b/>
                <w:bCs/>
                <w:sz w:val="20"/>
                <w:szCs w:val="20"/>
                <w:lang w:val="en-GB"/>
                <w:rPrChange w:id="820" w:author="Carolien Maas" w:date="2022-06-20T13:47:00Z">
                  <w:rPr>
                    <w:rFonts w:ascii="Arial" w:hAnsi="Arial" w:cs="Arial"/>
                    <w:b/>
                    <w:bCs/>
                    <w:sz w:val="22"/>
                    <w:szCs w:val="22"/>
                    <w:lang w:val="en-GB"/>
                  </w:rPr>
                </w:rPrChange>
              </w:rPr>
              <w:t>nodes</w:t>
            </w:r>
            <w:commentRangeEnd w:id="816"/>
            <w:r w:rsidR="00EA03FA" w:rsidRPr="00652A2C">
              <w:rPr>
                <w:rStyle w:val="CommentReference"/>
                <w:sz w:val="20"/>
                <w:szCs w:val="20"/>
                <w:lang w:val="nl-NL"/>
                <w:rPrChange w:id="821" w:author="Carolien Maas" w:date="2022-06-20T13:47:00Z">
                  <w:rPr>
                    <w:rStyle w:val="CommentReference"/>
                    <w:lang w:val="nl-NL"/>
                  </w:rPr>
                </w:rPrChange>
              </w:rPr>
              <w:commentReference w:id="816"/>
            </w:r>
            <w:ins w:id="822" w:author="C.H.M. Maas [2]" w:date="2022-06-16T15:51:00Z">
              <w:del w:id="823" w:author="C.H.M. Maas" w:date="2022-06-20T13:15:00Z">
                <w:r w:rsidRPr="00652A2C" w:rsidDel="006A52CF">
                  <w:rPr>
                    <w:rFonts w:ascii="Arial" w:hAnsi="Arial" w:cs="Arial"/>
                    <w:b/>
                    <w:bCs/>
                    <w:sz w:val="20"/>
                    <w:szCs w:val="20"/>
                    <w:lang w:val="en-GB"/>
                    <w:rPrChange w:id="824" w:author="Carolien Maas" w:date="2022-06-20T13:47:00Z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  <w:lang w:val="en-GB"/>
                      </w:rPr>
                    </w:rPrChange>
                  </w:rPr>
                  <w:delText xml:space="preserve"> </w:delText>
                </w:r>
                <w:r w:rsidRPr="00652A2C" w:rsidDel="006A52CF">
                  <w:rPr>
                    <w:rFonts w:ascii="Arial" w:hAnsi="Arial" w:cs="Arial"/>
                    <w:bCs/>
                    <w:sz w:val="20"/>
                    <w:szCs w:val="20"/>
                    <w:lang w:val="en-GB"/>
                    <w:rPrChange w:id="825" w:author="Carolien Maas" w:date="2022-06-20T13:47:00Z">
                      <w:rPr>
                        <w:rFonts w:ascii="Arial" w:hAnsi="Arial" w:cs="Arial"/>
                        <w:bCs/>
                        <w:sz w:val="22"/>
                        <w:szCs w:val="22"/>
                        <w:lang w:val="en-GB"/>
                      </w:rPr>
                    </w:rPrChange>
                  </w:rPr>
                  <w:delText>(i.q.r. 2 versus 1 negative nodes)</w:delText>
                </w:r>
              </w:del>
            </w:ins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A6C423" w14:textId="3053FD0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2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827" w:author="Carolien Maas" w:date="2022-06-20T13:43:00Z">
                <w:pPr>
                  <w:spacing w:after="0"/>
                  <w:jc w:val="center"/>
                </w:pPr>
              </w:pPrChange>
            </w:pPr>
            <w:ins w:id="828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82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0.95</w:t>
              </w:r>
            </w:ins>
            <w:ins w:id="830" w:author="C.H.M. Maas [2]" w:date="2022-06-16T17:43:00Z">
              <w:del w:id="831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83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0.97</w:delText>
                </w:r>
              </w:del>
            </w:ins>
            <w:del w:id="833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3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0.97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C3E6D8" w14:textId="206ECBD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3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836" w:author="Carolien Maas" w:date="2022-06-20T13:43:00Z">
                <w:pPr>
                  <w:spacing w:after="0"/>
                  <w:jc w:val="center"/>
                </w:pPr>
              </w:pPrChange>
            </w:pPr>
            <w:ins w:id="837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83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[0.90; 1.01]</w:t>
              </w:r>
            </w:ins>
            <w:ins w:id="839" w:author="C.H.M. Maas [2]" w:date="2022-06-16T17:43:00Z">
              <w:del w:id="840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84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[0.92; 1.03]</w:delText>
                </w:r>
              </w:del>
            </w:ins>
            <w:del w:id="84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4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[0.92; 1.03]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DBA9E9" w14:textId="0D09D5B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4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845" w:author="Carolien Maas" w:date="2022-06-20T13:43:00Z">
                <w:pPr>
                  <w:spacing w:after="0"/>
                  <w:jc w:val="center"/>
                </w:pPr>
              </w:pPrChange>
            </w:pPr>
            <w:ins w:id="84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84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0.95</w:t>
              </w:r>
            </w:ins>
            <w:ins w:id="848" w:author="C.H.M. Maas [2]" w:date="2022-06-16T17:43:00Z">
              <w:del w:id="84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85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0.97</w:delText>
                </w:r>
              </w:del>
            </w:ins>
            <w:del w:id="85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5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0.99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017055" w14:textId="5721A4D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85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854" w:author="Carolien Maas" w:date="2022-06-20T13:43:00Z">
                <w:pPr>
                  <w:spacing w:after="0"/>
                  <w:jc w:val="center"/>
                </w:pPr>
              </w:pPrChange>
            </w:pPr>
            <w:ins w:id="85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85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[0.90; 1.01]</w:t>
              </w:r>
            </w:ins>
            <w:ins w:id="857" w:author="C.H.M. Maas [2]" w:date="2022-06-16T17:43:00Z">
              <w:del w:id="85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85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[0.92; 1.03]</w:delText>
                </w:r>
              </w:del>
            </w:ins>
            <w:del w:id="86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6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[0.83; 1.16]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9D3A9A" w14:textId="6F31E61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86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863" w:author="Carolien Maas" w:date="2022-06-20T13:43:00Z">
                <w:pPr>
                  <w:spacing w:after="0"/>
                  <w:jc w:val="center"/>
                </w:pPr>
              </w:pPrChange>
            </w:pPr>
            <w:ins w:id="86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86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3</w:t>
              </w:r>
            </w:ins>
            <w:ins w:id="866" w:author="C.H.M. Maas [2]" w:date="2022-06-16T17:43:00Z">
              <w:del w:id="86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86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</w:delText>
                </w:r>
              </w:del>
            </w:ins>
            <w:del w:id="869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7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1.0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2080CB" w14:textId="6855D42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87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872" w:author="Carolien Maas" w:date="2022-06-20T13:43:00Z">
                <w:pPr>
                  <w:spacing w:after="0"/>
                  <w:jc w:val="center"/>
                </w:pPr>
              </w:pPrChange>
            </w:pPr>
            <w:del w:id="873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87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0.0</w:delText>
              </w:r>
            </w:del>
          </w:p>
        </w:tc>
      </w:tr>
      <w:tr w:rsidR="00652A2C" w:rsidRPr="00652A2C" w14:paraId="4F6CF288" w14:textId="77777777" w:rsidTr="00652A2C">
        <w:trPr>
          <w:trHeight w:val="32"/>
          <w:ins w:id="875" w:author="C.H.M. Maas [2]" w:date="2022-06-16T14:48:00Z"/>
        </w:trPr>
        <w:tc>
          <w:tcPr>
            <w:tcW w:w="1885" w:type="pct"/>
          </w:tcPr>
          <w:p w14:paraId="578C9F0D" w14:textId="4C6862A4" w:rsidR="00207CF8" w:rsidRPr="00652A2C" w:rsidRDefault="00207CF8" w:rsidP="00E32C4C">
            <w:pPr>
              <w:pStyle w:val="Compact"/>
              <w:spacing w:before="0" w:after="0"/>
              <w:rPr>
                <w:ins w:id="876" w:author="C.H.M. Maas [2]" w:date="2022-06-16T14:48:00Z"/>
                <w:rFonts w:ascii="Arial" w:hAnsi="Arial" w:cs="Arial"/>
                <w:bCs/>
                <w:sz w:val="20"/>
                <w:szCs w:val="20"/>
                <w:lang w:val="en-GB"/>
                <w:rPrChange w:id="877" w:author="Carolien Maas" w:date="2022-06-20T13:47:00Z">
                  <w:rPr>
                    <w:ins w:id="878" w:author="C.H.M. Maas [2]" w:date="2022-06-16T14:48:00Z"/>
                    <w:rFonts w:ascii="Arial" w:hAnsi="Arial" w:cs="Arial"/>
                    <w:b/>
                    <w:bCs/>
                    <w:sz w:val="22"/>
                    <w:szCs w:val="22"/>
                    <w:lang w:val="en-GB"/>
                  </w:rPr>
                </w:rPrChange>
              </w:rPr>
              <w:pPrChange w:id="879" w:author="Carolien Maas" w:date="2022-06-20T13:43:00Z">
                <w:pPr>
                  <w:pStyle w:val="Compact"/>
                  <w:spacing w:before="0" w:after="0"/>
                </w:pPr>
              </w:pPrChange>
            </w:pPr>
            <w:commentRangeStart w:id="880"/>
            <w:ins w:id="881" w:author="C.H.M. Maas [2]" w:date="2022-06-16T14:48:00Z">
              <w:r w:rsidRPr="00652A2C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882" w:author="Carolien Maas" w:date="2022-06-20T13:47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Total number of </w:t>
              </w:r>
            </w:ins>
            <w:ins w:id="883" w:author="C.H.M. Maas [2]" w:date="2022-06-16T14:53:00Z">
              <w:r w:rsidRPr="00652A2C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884" w:author="Carolien Maas" w:date="2022-06-20T13:47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>positive</w:t>
              </w:r>
            </w:ins>
            <w:ins w:id="885" w:author="C.H.M. Maas [2]" w:date="2022-06-16T14:48:00Z">
              <w:r w:rsidRPr="00652A2C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886" w:author="Carolien Maas" w:date="2022-06-20T13:47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 nodes</w:t>
              </w:r>
            </w:ins>
            <w:commentRangeEnd w:id="880"/>
            <w:r w:rsidR="00EA03FA" w:rsidRPr="00652A2C">
              <w:rPr>
                <w:rStyle w:val="CommentReference"/>
                <w:sz w:val="20"/>
                <w:szCs w:val="20"/>
                <w:lang w:val="nl-NL"/>
                <w:rPrChange w:id="887" w:author="Carolien Maas" w:date="2022-06-20T13:47:00Z">
                  <w:rPr>
                    <w:rStyle w:val="CommentReference"/>
                    <w:lang w:val="nl-NL"/>
                  </w:rPr>
                </w:rPrChange>
              </w:rPr>
              <w:commentReference w:id="880"/>
            </w:r>
            <w:ins w:id="888" w:author="C.H.M. Maas [2]" w:date="2022-06-16T15:51:00Z">
              <w:del w:id="889" w:author="C.H.M. Maas" w:date="2022-06-20T13:15:00Z">
                <w:r w:rsidRPr="00652A2C" w:rsidDel="006A52CF">
                  <w:rPr>
                    <w:rFonts w:ascii="Arial" w:hAnsi="Arial" w:cs="Arial"/>
                    <w:bCs/>
                    <w:sz w:val="20"/>
                    <w:szCs w:val="20"/>
                    <w:lang w:val="en-GB"/>
                    <w:rPrChange w:id="890" w:author="Carolien Maas" w:date="2022-06-20T13:47:00Z">
                      <w:rPr>
                        <w:rFonts w:ascii="Arial" w:hAnsi="Arial" w:cs="Arial"/>
                        <w:bCs/>
                        <w:sz w:val="22"/>
                        <w:szCs w:val="22"/>
                        <w:lang w:val="en-GB"/>
                      </w:rPr>
                    </w:rPrChange>
                  </w:rPr>
                  <w:delText xml:space="preserve"> (i.q.r. </w:delText>
                </w:r>
                <w:r w:rsidRPr="00652A2C" w:rsidDel="00207CF8">
                  <w:rPr>
                    <w:rFonts w:ascii="Arial" w:hAnsi="Arial" w:cs="Arial"/>
                    <w:bCs/>
                    <w:sz w:val="20"/>
                    <w:szCs w:val="20"/>
                    <w:lang w:val="en-GB"/>
                    <w:rPrChange w:id="891" w:author="Carolien Maas" w:date="2022-06-20T13:47:00Z">
                      <w:rPr>
                        <w:rFonts w:ascii="Arial" w:hAnsi="Arial" w:cs="Arial"/>
                        <w:bCs/>
                        <w:sz w:val="22"/>
                        <w:szCs w:val="22"/>
                        <w:lang w:val="en-GB"/>
                      </w:rPr>
                    </w:rPrChange>
                  </w:rPr>
                  <w:delText>5</w:delText>
                </w:r>
                <w:r w:rsidRPr="00652A2C" w:rsidDel="006A52CF">
                  <w:rPr>
                    <w:rFonts w:ascii="Arial" w:hAnsi="Arial" w:cs="Arial"/>
                    <w:bCs/>
                    <w:sz w:val="20"/>
                    <w:szCs w:val="20"/>
                    <w:lang w:val="en-GB"/>
                    <w:rPrChange w:id="892" w:author="Carolien Maas" w:date="2022-06-20T13:47:00Z">
                      <w:rPr>
                        <w:rFonts w:ascii="Arial" w:hAnsi="Arial" w:cs="Arial"/>
                        <w:bCs/>
                        <w:sz w:val="22"/>
                        <w:szCs w:val="22"/>
                        <w:lang w:val="en-GB"/>
                      </w:rPr>
                    </w:rPrChange>
                  </w:rPr>
                  <w:delText xml:space="preserve"> versus 0 positive nodes)</w:delText>
                </w:r>
              </w:del>
            </w:ins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BEA19F" w14:textId="77777777" w:rsidR="00207CF8" w:rsidRPr="00652A2C" w:rsidRDefault="00207CF8" w:rsidP="00E32C4C">
            <w:pPr>
              <w:spacing w:after="0"/>
              <w:jc w:val="center"/>
              <w:rPr>
                <w:ins w:id="893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894" w:author="Carolien Maas" w:date="2022-06-20T13:47:00Z">
                  <w:rPr>
                    <w:ins w:id="895" w:author="C.H.M. Maas [2]" w:date="2022-06-16T14:48:00Z"/>
                    <w:rFonts w:ascii="Arial" w:hAnsi="Arial" w:cs="Arial"/>
                    <w:color w:val="000000"/>
                  </w:rPr>
                </w:rPrChange>
              </w:rPr>
              <w:pPrChange w:id="89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4B19D1" w14:textId="77777777" w:rsidR="00207CF8" w:rsidRPr="00652A2C" w:rsidRDefault="00207CF8" w:rsidP="00E32C4C">
            <w:pPr>
              <w:spacing w:after="0"/>
              <w:jc w:val="center"/>
              <w:rPr>
                <w:ins w:id="897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898" w:author="Carolien Maas" w:date="2022-06-20T13:47:00Z">
                  <w:rPr>
                    <w:ins w:id="899" w:author="C.H.M. Maas [2]" w:date="2022-06-16T14:48:00Z"/>
                    <w:rFonts w:ascii="Arial" w:hAnsi="Arial" w:cs="Arial"/>
                    <w:color w:val="000000"/>
                  </w:rPr>
                </w:rPrChange>
              </w:rPr>
              <w:pPrChange w:id="90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2A4496" w14:textId="306F8B41" w:rsidR="00207CF8" w:rsidRPr="00652A2C" w:rsidRDefault="00207CF8" w:rsidP="00E32C4C">
            <w:pPr>
              <w:spacing w:after="0"/>
              <w:jc w:val="center"/>
              <w:rPr>
                <w:ins w:id="901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902" w:author="Carolien Maas" w:date="2022-06-20T13:47:00Z">
                  <w:rPr>
                    <w:ins w:id="903" w:author="C.H.M. Maas [2]" w:date="2022-06-16T14:48:00Z"/>
                    <w:rFonts w:ascii="Arial" w:hAnsi="Arial" w:cs="Arial"/>
                    <w:color w:val="000000"/>
                  </w:rPr>
                </w:rPrChange>
              </w:rPr>
              <w:pPrChange w:id="904" w:author="Carolien Maas" w:date="2022-06-20T13:43:00Z">
                <w:pPr>
                  <w:spacing w:after="0"/>
                  <w:jc w:val="center"/>
                </w:pPr>
              </w:pPrChange>
            </w:pPr>
            <w:ins w:id="90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90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0.98</w:t>
              </w:r>
            </w:ins>
            <w:ins w:id="907" w:author="C.H.M. Maas [2]" w:date="2022-06-16T17:43:00Z">
              <w:del w:id="90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90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0.93</w:delText>
                </w:r>
              </w:del>
            </w:ins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960A47" w14:textId="63E766B0" w:rsidR="00207CF8" w:rsidRPr="00652A2C" w:rsidRDefault="00207CF8" w:rsidP="00E32C4C">
            <w:pPr>
              <w:spacing w:after="0"/>
              <w:jc w:val="center"/>
              <w:rPr>
                <w:ins w:id="910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911" w:author="Carolien Maas" w:date="2022-06-20T13:47:00Z">
                  <w:rPr>
                    <w:ins w:id="912" w:author="C.H.M. Maas [2]" w:date="2022-06-16T14:48:00Z"/>
                    <w:rFonts w:ascii="Arial" w:hAnsi="Arial" w:cs="Arial"/>
                    <w:color w:val="000000"/>
                  </w:rPr>
                </w:rPrChange>
              </w:rPr>
              <w:pPrChange w:id="913" w:author="Carolien Maas" w:date="2022-06-20T13:43:00Z">
                <w:pPr>
                  <w:spacing w:after="0"/>
                  <w:jc w:val="center"/>
                </w:pPr>
              </w:pPrChange>
            </w:pPr>
            <w:ins w:id="91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91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[0.82; 1.17]</w:t>
              </w:r>
            </w:ins>
            <w:ins w:id="916" w:author="C.H.M. Maas [2]" w:date="2022-06-16T17:43:00Z">
              <w:del w:id="91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91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[0.40; 2.14]</w:delText>
                </w:r>
              </w:del>
            </w:ins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153331" w14:textId="302D3D4E" w:rsidR="00207CF8" w:rsidRPr="00652A2C" w:rsidRDefault="00207CF8" w:rsidP="00E32C4C">
            <w:pPr>
              <w:spacing w:after="0"/>
              <w:jc w:val="center"/>
              <w:rPr>
                <w:ins w:id="919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920" w:author="Carolien Maas" w:date="2022-06-20T13:47:00Z">
                  <w:rPr>
                    <w:ins w:id="921" w:author="C.H.M. Maas [2]" w:date="2022-06-16T14:48:00Z"/>
                    <w:rFonts w:ascii="Arial" w:hAnsi="Arial" w:cs="Arial"/>
                    <w:color w:val="000000"/>
                  </w:rPr>
                </w:rPrChange>
              </w:rPr>
              <w:pPrChange w:id="922" w:author="Carolien Maas" w:date="2022-06-20T13:43:00Z">
                <w:pPr>
                  <w:spacing w:after="0"/>
                  <w:jc w:val="center"/>
                </w:pPr>
              </w:pPrChange>
            </w:pPr>
            <w:ins w:id="92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92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  <w:ins w:id="925" w:author="C.H.M. Maas [2]" w:date="2022-06-16T17:43:00Z">
              <w:del w:id="92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92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5999C4" w14:textId="77777777" w:rsidR="00207CF8" w:rsidRPr="00652A2C" w:rsidRDefault="00207CF8" w:rsidP="00E32C4C">
            <w:pPr>
              <w:spacing w:after="0"/>
              <w:jc w:val="center"/>
              <w:rPr>
                <w:ins w:id="928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929" w:author="Carolien Maas" w:date="2022-06-20T13:47:00Z">
                  <w:rPr>
                    <w:ins w:id="930" w:author="C.H.M. Maas [2]" w:date="2022-06-16T14:48:00Z"/>
                    <w:rFonts w:ascii="Arial" w:hAnsi="Arial" w:cs="Arial"/>
                    <w:color w:val="000000"/>
                  </w:rPr>
                </w:rPrChange>
              </w:rPr>
              <w:pPrChange w:id="93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173BEA82" w14:textId="76859ED2" w:rsidTr="00652A2C">
        <w:trPr>
          <w:trHeight w:val="32"/>
        </w:trPr>
        <w:tc>
          <w:tcPr>
            <w:tcW w:w="1885" w:type="pct"/>
          </w:tcPr>
          <w:p w14:paraId="2602F6F1" w14:textId="71A6235F" w:rsidR="00207CF8" w:rsidRPr="00652A2C" w:rsidRDefault="00207CF8" w:rsidP="00E32C4C">
            <w:pPr>
              <w:pStyle w:val="Compact"/>
              <w:spacing w:before="0" w:after="0"/>
              <w:rPr>
                <w:ins w:id="932" w:author="C.H.M. Maas [2]" w:date="2022-06-16T15:52:00Z"/>
                <w:rFonts w:ascii="Arial" w:hAnsi="Arial" w:cs="Arial"/>
                <w:sz w:val="20"/>
                <w:szCs w:val="20"/>
                <w:lang w:val="nl-NL"/>
                <w:rPrChange w:id="933" w:author="Carolien Maas" w:date="2022-06-20T13:47:00Z">
                  <w:rPr>
                    <w:ins w:id="934" w:author="C.H.M. Maas [2]" w:date="2022-06-16T15:52:00Z"/>
                    <w:rFonts w:ascii="Arial" w:hAnsi="Arial" w:cs="Arial"/>
                    <w:sz w:val="22"/>
                    <w:szCs w:val="22"/>
                    <w:lang w:val="nl-NL"/>
                  </w:rPr>
                </w:rPrChange>
              </w:rPr>
              <w:pPrChange w:id="935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nl-NL"/>
                <w:rPrChange w:id="936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 xml:space="preserve">SN </w:t>
            </w:r>
            <w:proofErr w:type="spellStart"/>
            <w:r w:rsidRPr="00652A2C">
              <w:rPr>
                <w:rFonts w:ascii="Arial" w:hAnsi="Arial" w:cs="Arial"/>
                <w:b/>
                <w:sz w:val="20"/>
                <w:szCs w:val="20"/>
                <w:lang w:val="nl-NL"/>
                <w:rPrChange w:id="937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tumour</w:t>
            </w:r>
            <w:proofErr w:type="spellEnd"/>
            <w:r w:rsidRPr="00652A2C">
              <w:rPr>
                <w:rFonts w:ascii="Arial" w:hAnsi="Arial" w:cs="Arial"/>
                <w:b/>
                <w:sz w:val="20"/>
                <w:szCs w:val="20"/>
                <w:lang w:val="nl-NL"/>
                <w:rPrChange w:id="938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 xml:space="preserve"> </w:t>
            </w:r>
            <w:proofErr w:type="spellStart"/>
            <w:r w:rsidRPr="00652A2C">
              <w:rPr>
                <w:rFonts w:ascii="Arial" w:hAnsi="Arial" w:cs="Arial"/>
                <w:b/>
                <w:sz w:val="20"/>
                <w:szCs w:val="20"/>
                <w:lang w:val="nl-NL"/>
                <w:rPrChange w:id="939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burden</w:t>
            </w:r>
            <w:proofErr w:type="spellEnd"/>
          </w:p>
          <w:p w14:paraId="176F48D4" w14:textId="045125B4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nl-NL"/>
                <w:rPrChange w:id="940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941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942" w:author="C.H.M. Maas [2]" w:date="2022-06-16T15:51:00Z">
              <w:r w:rsidRPr="00652A2C">
                <w:rPr>
                  <w:rFonts w:ascii="Arial" w:hAnsi="Arial" w:cs="Arial"/>
                  <w:sz w:val="20"/>
                  <w:szCs w:val="20"/>
                  <w:lang w:val="nl-NL"/>
                  <w:rPrChange w:id="943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</w:t>
              </w:r>
              <w:proofErr w:type="spellStart"/>
              <w:r w:rsidRPr="00652A2C">
                <w:rPr>
                  <w:rFonts w:ascii="Arial" w:hAnsi="Arial" w:cs="Arial"/>
                  <w:sz w:val="20"/>
                  <w:szCs w:val="20"/>
                  <w:lang w:val="nl-NL"/>
                  <w:rPrChange w:id="944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i.q.r</w:t>
              </w:r>
              <w:proofErr w:type="spellEnd"/>
              <w:r w:rsidRPr="00652A2C">
                <w:rPr>
                  <w:rFonts w:ascii="Arial" w:hAnsi="Arial" w:cs="Arial"/>
                  <w:sz w:val="20"/>
                  <w:szCs w:val="20"/>
                  <w:lang w:val="nl-NL"/>
                  <w:rPrChange w:id="945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. </w:t>
              </w:r>
            </w:ins>
            <w:ins w:id="946" w:author="C.H.M. Maas [2]" w:date="2022-06-16T15:52:00Z">
              <w:r w:rsidRPr="00652A2C">
                <w:rPr>
                  <w:rFonts w:ascii="Arial" w:hAnsi="Arial" w:cs="Arial"/>
                  <w:sz w:val="20"/>
                  <w:szCs w:val="20"/>
                  <w:lang w:val="nl-NL"/>
                  <w:rPrChange w:id="947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38 versus 0.01)</w:t>
              </w:r>
            </w:ins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49BCBE" w14:textId="5491DB88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nl-NL"/>
                <w:rPrChange w:id="94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94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746DD9" w14:textId="6B55C5C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nl-NL"/>
                <w:rPrChange w:id="95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95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11D850" w14:textId="095E06DC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5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953" w:author="Carolien Maas" w:date="2022-06-20T13:43:00Z">
                <w:pPr>
                  <w:spacing w:after="0"/>
                  <w:jc w:val="center"/>
                </w:pPr>
              </w:pPrChange>
            </w:pPr>
            <w:ins w:id="95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95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3.61</w:t>
              </w:r>
            </w:ins>
            <w:ins w:id="956" w:author="C.H.M. Maas [2]" w:date="2022-06-16T17:43:00Z">
              <w:del w:id="95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95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3.56</w:delText>
                </w:r>
              </w:del>
            </w:ins>
            <w:del w:id="959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96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1.17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4AEFDF" w14:textId="1196DC48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96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962" w:author="Carolien Maas" w:date="2022-06-20T13:43:00Z">
                <w:pPr>
                  <w:spacing w:after="0"/>
                  <w:jc w:val="center"/>
                </w:pPr>
              </w:pPrChange>
            </w:pPr>
            <w:ins w:id="963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96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[1.30; 10.00]</w:t>
              </w:r>
            </w:ins>
            <w:ins w:id="965" w:author="C.H.M. Maas [2]" w:date="2022-06-16T17:43:00Z">
              <w:del w:id="966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96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[1.35; 9.39]</w:delText>
                </w:r>
              </w:del>
            </w:ins>
            <w:del w:id="968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96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[1.04; 1.31]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0AFBDE" w14:textId="2DAF730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97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971" w:author="Carolien Maas" w:date="2022-06-20T13:43:00Z">
                <w:pPr>
                  <w:spacing w:after="0"/>
                  <w:jc w:val="center"/>
                </w:pPr>
              </w:pPrChange>
            </w:pPr>
            <w:ins w:id="972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97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6</w:t>
              </w:r>
            </w:ins>
            <w:ins w:id="974" w:author="C.H.M. Maas [2]" w:date="2022-06-16T17:43:00Z">
              <w:del w:id="975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97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7</w:delText>
                </w:r>
              </w:del>
            </w:ins>
            <w:del w:id="97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97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6.6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2ACD1B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97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98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340044D1" w14:textId="280B7787" w:rsidTr="00652A2C">
        <w:trPr>
          <w:trHeight w:val="32"/>
        </w:trPr>
        <w:tc>
          <w:tcPr>
            <w:tcW w:w="1885" w:type="pct"/>
          </w:tcPr>
          <w:p w14:paraId="70A031C0" w14:textId="05A6C75F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981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982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b/>
                <w:sz w:val="20"/>
                <w:szCs w:val="20"/>
                <w:lang w:val="en-GB"/>
                <w:rPrChange w:id="983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Location metastasis in lymph node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A17940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8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985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55D4B6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986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98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7F7095" w14:textId="5D594CDC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98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98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3E3E59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990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99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715D91" w14:textId="265B2B6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992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993" w:author="Carolien Maas" w:date="2022-06-20T13:43:00Z">
                <w:pPr>
                  <w:spacing w:after="0"/>
                  <w:jc w:val="center"/>
                </w:pPr>
              </w:pPrChange>
            </w:pPr>
            <w:ins w:id="994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99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6</w:t>
              </w:r>
            </w:ins>
            <w:ins w:id="996" w:author="C.H.M. Maas [2]" w:date="2022-06-16T17:43:00Z">
              <w:del w:id="997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99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6</w:delText>
                </w:r>
              </w:del>
            </w:ins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F52D1D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999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00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78A30297" w14:textId="0AD09EC9" w:rsidTr="00652A2C">
        <w:trPr>
          <w:trHeight w:val="32"/>
        </w:trPr>
        <w:tc>
          <w:tcPr>
            <w:tcW w:w="1885" w:type="pct"/>
          </w:tcPr>
          <w:p w14:paraId="095CE46A" w14:textId="488805A9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001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002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003" w:author="Carolien Maas" w:date="2022-06-20T13:46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004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proofErr w:type="spellStart"/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1005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Subcap</w:t>
            </w:r>
            <w:proofErr w:type="spellEnd"/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B36BDB" w14:textId="5812E6AA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0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0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1EAF87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0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0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187CC0" w14:textId="3C905DB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1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11" w:author="Carolien Maas" w:date="2022-06-20T13:43:00Z">
                <w:pPr>
                  <w:spacing w:after="0"/>
                  <w:jc w:val="center"/>
                </w:pPr>
              </w:pPrChange>
            </w:pPr>
            <w:ins w:id="1012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01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1014" w:author="C.H.M. Maas [2]" w:date="2022-06-16T17:43:00Z">
              <w:del w:id="1015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01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1017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01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6C445A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01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02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FE000E" w14:textId="35DCF5F3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02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022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68320E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02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024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32E8A46D" w14:textId="3854FCEE" w:rsidTr="00652A2C">
        <w:trPr>
          <w:trHeight w:val="32"/>
        </w:trPr>
        <w:tc>
          <w:tcPr>
            <w:tcW w:w="1885" w:type="pct"/>
          </w:tcPr>
          <w:p w14:paraId="20A741BC" w14:textId="5467CD40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025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026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027" w:author="Carolien Maas" w:date="2022-06-20T13:46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028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1029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Combined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918BE8" w14:textId="1A40B3CE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3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3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EE6C5D" w14:textId="5DD6F34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3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3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C4BE05" w14:textId="074A3906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3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35" w:author="Carolien Maas" w:date="2022-06-20T13:43:00Z">
                <w:pPr>
                  <w:spacing w:after="0"/>
                  <w:jc w:val="center"/>
                </w:pPr>
              </w:pPrChange>
            </w:pPr>
            <w:ins w:id="103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03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1.40</w:t>
              </w:r>
            </w:ins>
            <w:ins w:id="1038" w:author="C.H.M. Maas [2]" w:date="2022-06-16T17:43:00Z">
              <w:del w:id="103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04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1.38</w:delText>
                </w:r>
              </w:del>
            </w:ins>
            <w:del w:id="104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04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1.38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BAB1D0" w14:textId="41C09B6C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4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44" w:author="Carolien Maas" w:date="2022-06-20T13:43:00Z">
                <w:pPr>
                  <w:spacing w:after="0"/>
                  <w:jc w:val="center"/>
                </w:pPr>
              </w:pPrChange>
            </w:pPr>
            <w:ins w:id="1045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04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[0.93; 2.10]</w:t>
              </w:r>
            </w:ins>
            <w:ins w:id="1047" w:author="C.H.M. Maas [2]" w:date="2022-06-16T17:43:00Z">
              <w:del w:id="1048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04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[0.94; 2.02]</w:delText>
                </w:r>
              </w:del>
            </w:ins>
            <w:del w:id="1050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05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[0.94; 2.02]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0C5EDD" w14:textId="15175ED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5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53" w:author="Carolien Maas" w:date="2022-06-20T13:43:00Z">
                <w:pPr>
                  <w:spacing w:after="0"/>
                  <w:jc w:val="center"/>
                </w:pPr>
              </w:pPrChange>
            </w:pPr>
            <w:del w:id="105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05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6.2</w:delText>
              </w:r>
            </w:del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7818FF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5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5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49F4A042" w14:textId="2D63AB08" w:rsidTr="00652A2C">
        <w:trPr>
          <w:trHeight w:val="32"/>
        </w:trPr>
        <w:tc>
          <w:tcPr>
            <w:tcW w:w="1885" w:type="pct"/>
          </w:tcPr>
          <w:p w14:paraId="21F8C6E3" w14:textId="4808EB36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05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059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060" w:author="Carolien Maas" w:date="2022-06-20T13:46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061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1062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Parenchymal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F2AB69" w14:textId="62E7DD10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6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64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547771" w14:textId="3F3EAFB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6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6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75C7CD" w14:textId="0903477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6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68" w:author="Carolien Maas" w:date="2022-06-20T13:43:00Z">
                <w:pPr>
                  <w:spacing w:after="0"/>
                  <w:jc w:val="center"/>
                </w:pPr>
              </w:pPrChange>
            </w:pPr>
            <w:ins w:id="1069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07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0.96</w:t>
              </w:r>
            </w:ins>
            <w:ins w:id="1071" w:author="C.H.M. Maas [2]" w:date="2022-06-16T17:43:00Z">
              <w:del w:id="1072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07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0.95</w:delText>
                </w:r>
              </w:del>
            </w:ins>
            <w:del w:id="107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07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0.95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672511" w14:textId="11390695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7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77" w:author="Carolien Maas" w:date="2022-06-20T13:43:00Z">
                <w:pPr>
                  <w:spacing w:after="0"/>
                  <w:jc w:val="center"/>
                </w:pPr>
              </w:pPrChange>
            </w:pPr>
            <w:ins w:id="1078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07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[0.58; 1.60]</w:t>
              </w:r>
            </w:ins>
            <w:ins w:id="1080" w:author="C.H.M. Maas [2]" w:date="2022-06-16T17:43:00Z">
              <w:del w:id="1081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08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[0.58; 1.55]</w:delText>
                </w:r>
              </w:del>
            </w:ins>
            <w:del w:id="1083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08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[0.58; 1.55]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0C53A7" w14:textId="2F44686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8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8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A514D1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8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8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64BB860B" w14:textId="4F1C77A2" w:rsidTr="00652A2C">
        <w:trPr>
          <w:trHeight w:val="32"/>
        </w:trPr>
        <w:tc>
          <w:tcPr>
            <w:tcW w:w="1885" w:type="pct"/>
          </w:tcPr>
          <w:p w14:paraId="48B4E921" w14:textId="3A88B91B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089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090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091" w:author="Carolien Maas" w:date="2022-06-20T13:46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092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1093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Multifocal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607911" w14:textId="713E66CA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9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95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C9CDF4" w14:textId="7418A9FE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9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9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73CBFC" w14:textId="5C121AB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9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099" w:author="Carolien Maas" w:date="2022-06-20T13:43:00Z">
                <w:pPr>
                  <w:spacing w:after="0"/>
                  <w:jc w:val="center"/>
                </w:pPr>
              </w:pPrChange>
            </w:pPr>
            <w:ins w:id="110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10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0.90</w:t>
              </w:r>
            </w:ins>
            <w:ins w:id="1102" w:author="C.H.M. Maas [2]" w:date="2022-06-16T17:43:00Z">
              <w:del w:id="110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10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0.92</w:delText>
                </w:r>
              </w:del>
            </w:ins>
            <w:del w:id="110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10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0.92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6C6B4D" w14:textId="2CF5DAE9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0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08" w:author="Carolien Maas" w:date="2022-06-20T13:43:00Z">
                <w:pPr>
                  <w:spacing w:after="0"/>
                  <w:jc w:val="center"/>
                </w:pPr>
              </w:pPrChange>
            </w:pPr>
            <w:ins w:id="1109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11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[0.52; 1.55]</w:t>
              </w:r>
            </w:ins>
            <w:ins w:id="1111" w:author="C.H.M. Maas [2]" w:date="2022-06-16T17:43:00Z">
              <w:del w:id="1112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11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[0.55; 1.55]</w:delText>
                </w:r>
              </w:del>
            </w:ins>
            <w:del w:id="1114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11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[0.55; 1.55]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48BAC3" w14:textId="0605E69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1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1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26564D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1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1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26835784" w14:textId="63C97048" w:rsidTr="00652A2C">
        <w:trPr>
          <w:trHeight w:val="32"/>
        </w:trPr>
        <w:tc>
          <w:tcPr>
            <w:tcW w:w="1885" w:type="pct"/>
          </w:tcPr>
          <w:p w14:paraId="0912425F" w14:textId="0D1676F5" w:rsidR="00207CF8" w:rsidRPr="00652A2C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120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121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122" w:author="Carolien Maas" w:date="2022-06-20T13:46:00Z">
              <w:r w:rsidRPr="00652A2C">
                <w:rPr>
                  <w:rFonts w:ascii="Arial" w:hAnsi="Arial" w:cs="Arial"/>
                  <w:sz w:val="20"/>
                  <w:szCs w:val="20"/>
                  <w:lang w:val="en-GB"/>
                  <w:rPrChange w:id="1123" w:author="Carolien Maas" w:date="2022-06-20T13:47:00Z">
                    <w:rPr>
                      <w:rFonts w:ascii="Arial" w:hAnsi="Arial" w:cs="Arial"/>
                      <w:sz w:val="16"/>
                      <w:szCs w:val="16"/>
                      <w:lang w:val="en-GB"/>
                    </w:rPr>
                  </w:rPrChange>
                </w:rPr>
                <w:t xml:space="preserve">   </w:t>
              </w:r>
            </w:ins>
            <w:r w:rsidR="00207CF8" w:rsidRPr="00652A2C">
              <w:rPr>
                <w:rFonts w:ascii="Arial" w:hAnsi="Arial" w:cs="Arial"/>
                <w:sz w:val="20"/>
                <w:szCs w:val="20"/>
                <w:lang w:val="en-GB"/>
                <w:rPrChange w:id="1124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Extensive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88D8FB" w14:textId="76B9A909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2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2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B8D37B" w14:textId="01FA346B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2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2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0F7C3E" w14:textId="0A39EF83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2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30" w:author="Carolien Maas" w:date="2022-06-20T13:43:00Z">
                <w:pPr>
                  <w:spacing w:after="0"/>
                  <w:jc w:val="center"/>
                </w:pPr>
              </w:pPrChange>
            </w:pPr>
            <w:ins w:id="113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13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1.22</w:t>
              </w:r>
            </w:ins>
            <w:ins w:id="1133" w:author="C.H.M. Maas [2]" w:date="2022-06-16T17:43:00Z">
              <w:del w:id="113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13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1.15</w:delText>
                </w:r>
              </w:del>
            </w:ins>
            <w:del w:id="113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13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1.15</w:delText>
              </w:r>
            </w:del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D922BF" w14:textId="5614ED88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3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39" w:author="Carolien Maas" w:date="2022-06-20T13:43:00Z">
                <w:pPr>
                  <w:spacing w:after="0"/>
                  <w:jc w:val="center"/>
                </w:pPr>
              </w:pPrChange>
            </w:pPr>
            <w:ins w:id="1140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14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[0.74; 2.02]</w:t>
              </w:r>
            </w:ins>
            <w:ins w:id="1142" w:author="C.H.M. Maas [2]" w:date="2022-06-16T17:43:00Z">
              <w:del w:id="1143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14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[0.70; 1.89]</w:delText>
                </w:r>
              </w:del>
            </w:ins>
            <w:del w:id="1145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14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[0.70; 1.89]</w:delText>
              </w:r>
            </w:del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DB00A4" w14:textId="795D3C24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4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4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E56FB8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4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5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7CAF76E8" w14:textId="4278AF76" w:rsidTr="00652A2C">
        <w:trPr>
          <w:trHeight w:val="32"/>
        </w:trPr>
        <w:tc>
          <w:tcPr>
            <w:tcW w:w="1885" w:type="pct"/>
          </w:tcPr>
          <w:p w14:paraId="52758DAD" w14:textId="4E91D2CC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151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pPrChange w:id="1152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i/>
                <w:sz w:val="20"/>
                <w:szCs w:val="20"/>
                <w:lang w:val="en-GB"/>
                <w:rPrChange w:id="1153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</w:t>
            </w:r>
            <w:r w:rsidRPr="00652A2C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154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2</w:t>
            </w:r>
          </w:p>
        </w:tc>
        <w:tc>
          <w:tcPr>
            <w:tcW w:w="409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02C908E8" w14:textId="2FD26761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5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56" w:author="Carolien Maas" w:date="2022-06-20T13:43:00Z">
                <w:pPr>
                  <w:spacing w:after="0"/>
                  <w:jc w:val="center"/>
                </w:pPr>
              </w:pPrChange>
            </w:pPr>
            <w:ins w:id="1157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15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0.77</w:t>
              </w:r>
            </w:ins>
            <w:ins w:id="1159" w:author="C.H.M. Maas [2]" w:date="2022-06-16T17:43:00Z">
              <w:del w:id="1160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16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0.77</w:delText>
                </w:r>
              </w:del>
            </w:ins>
            <w:del w:id="1162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16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0.77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756764B3" w14:textId="10661B1F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6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65" w:author="Carolien Maas" w:date="2022-06-20T13:43:00Z">
                <w:pPr>
                  <w:spacing w:after="0"/>
                  <w:jc w:val="center"/>
                </w:pPr>
              </w:pPrChange>
            </w:pPr>
            <w:ins w:id="1166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16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[0.76; 0.79]</w:t>
              </w:r>
            </w:ins>
            <w:ins w:id="1168" w:author="C.H.M. Maas [2]" w:date="2022-06-16T17:43:00Z">
              <w:del w:id="1169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17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[0.75; 0.78]</w:delText>
                </w:r>
              </w:del>
            </w:ins>
            <w:del w:id="1171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17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[0.75; 0.78]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2F5401DE" w14:textId="62DB0AAE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7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74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8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7E27FD37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7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7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9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3A8D0083" w14:textId="7EB1982D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7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7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2AF0254C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7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18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652A2C" w:rsidRPr="00652A2C" w14:paraId="1ED7276B" w14:textId="59D3AFDF" w:rsidTr="00652A2C">
        <w:tblPrEx>
          <w:tblPrExChange w:id="1181" w:author="Carolien Maas" w:date="2022-06-20T13:47:00Z">
            <w:tblPrEx>
              <w:tblW w:w="4502" w:type="pct"/>
            </w:tblPrEx>
          </w:tblPrExChange>
        </w:tblPrEx>
        <w:trPr>
          <w:trHeight w:val="32"/>
          <w:trPrChange w:id="1182" w:author="Carolien Maas" w:date="2022-06-20T13:47:00Z">
            <w:trPr>
              <w:gridAfter w:val="0"/>
              <w:trHeight w:val="32"/>
            </w:trPr>
          </w:trPrChange>
        </w:trPr>
        <w:tc>
          <w:tcPr>
            <w:tcW w:w="1885" w:type="pct"/>
            <w:tcBorders>
              <w:bottom w:val="single" w:sz="4" w:space="0" w:color="auto"/>
            </w:tcBorders>
            <w:tcPrChange w:id="1183" w:author="Carolien Maas" w:date="2022-06-20T13:47:00Z">
              <w:tcPr>
                <w:tcW w:w="1996" w:type="pct"/>
                <w:tcBorders>
                  <w:bottom w:val="single" w:sz="4" w:space="0" w:color="auto"/>
                </w:tcBorders>
              </w:tcPr>
            </w:tcPrChange>
          </w:tcPr>
          <w:p w14:paraId="05599A6B" w14:textId="56A20C2B" w:rsidR="00207CF8" w:rsidRPr="00652A2C" w:rsidRDefault="00207CF8" w:rsidP="00E32C4C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184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pPrChange w:id="1185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652A2C">
              <w:rPr>
                <w:rFonts w:ascii="Arial" w:hAnsi="Arial" w:cs="Arial"/>
                <w:i/>
                <w:sz w:val="20"/>
                <w:szCs w:val="20"/>
                <w:lang w:val="en-GB"/>
                <w:rPrChange w:id="1186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 recalibrated MSM</w:t>
            </w:r>
            <w:r w:rsidRPr="00652A2C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187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188" w:author="Carolien Maas" w:date="2022-06-20T13:47:00Z">
              <w:tcPr>
                <w:tcW w:w="434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5985A6ED" w14:textId="032CAAF8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18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190" w:author="Carolien Maas" w:date="2022-06-20T13:43:00Z">
                <w:pPr>
                  <w:spacing w:after="0"/>
                  <w:jc w:val="center"/>
                </w:pPr>
              </w:pPrChange>
            </w:pPr>
            <w:ins w:id="119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19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0.80</w:t>
              </w:r>
            </w:ins>
            <w:ins w:id="1193" w:author="C.H.M. Maas [2]" w:date="2022-06-16T17:43:00Z">
              <w:del w:id="119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19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0.78</w:delText>
                </w:r>
              </w:del>
            </w:ins>
            <w:del w:id="119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19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0.78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198" w:author="Carolien Maas" w:date="2022-06-20T13:47:00Z">
              <w:tcPr>
                <w:tcW w:w="7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7761CACE" w14:textId="2DB85CC9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19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200" w:author="Carolien Maas" w:date="2022-06-20T13:43:00Z">
                <w:pPr>
                  <w:spacing w:after="0"/>
                  <w:jc w:val="center"/>
                </w:pPr>
              </w:pPrChange>
            </w:pPr>
            <w:ins w:id="1201" w:author="C.H.M. Maas" w:date="2022-06-20T13:14:00Z">
              <w:r w:rsidRPr="00652A2C">
                <w:rPr>
                  <w:rFonts w:ascii="Arial" w:hAnsi="Arial" w:cs="Arial"/>
                  <w:color w:val="000000"/>
                  <w:sz w:val="20"/>
                  <w:szCs w:val="20"/>
                  <w:rPrChange w:id="120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[0.78; 0.82]</w:t>
              </w:r>
            </w:ins>
            <w:ins w:id="1203" w:author="C.H.M. Maas [2]" w:date="2022-06-16T17:43:00Z">
              <w:del w:id="1204" w:author="C.H.M. Maas" w:date="2022-06-20T13:14:00Z">
                <w:r w:rsidRPr="00652A2C" w:rsidDel="00483ADF">
                  <w:rPr>
                    <w:rFonts w:ascii="Arial" w:hAnsi="Arial" w:cs="Arial"/>
                    <w:color w:val="000000"/>
                    <w:sz w:val="20"/>
                    <w:szCs w:val="20"/>
                    <w:rPrChange w:id="120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[0.76; 0.80]</w:delText>
                </w:r>
              </w:del>
            </w:ins>
            <w:del w:id="1206" w:author="C.H.M. Maas" w:date="2022-06-20T13:14:00Z">
              <w:r w:rsidRPr="00652A2C" w:rsidDel="00483ADF">
                <w:rPr>
                  <w:rFonts w:ascii="Arial" w:hAnsi="Arial" w:cs="Arial"/>
                  <w:color w:val="000000"/>
                  <w:sz w:val="20"/>
                  <w:szCs w:val="20"/>
                  <w:rPrChange w:id="120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0.80]</w:delText>
              </w:r>
            </w:del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208" w:author="Carolien Maas" w:date="2022-06-20T13:47:00Z">
              <w:tcPr>
                <w:tcW w:w="36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7DAE3293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20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21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211" w:author="Carolien Maas" w:date="2022-06-20T13:47:00Z">
              <w:tcPr>
                <w:tcW w:w="683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6EE90AEC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21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21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214" w:author="Carolien Maas" w:date="2022-06-20T13:47:00Z">
              <w:tcPr>
                <w:tcW w:w="464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598500C5" w14:textId="5F2A2562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21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21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217" w:author="Carolien Maas" w:date="2022-06-20T13:47:00Z">
              <w:tcPr>
                <w:tcW w:w="28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290EE0FE" w14:textId="77777777" w:rsidR="00207CF8" w:rsidRPr="00652A2C" w:rsidRDefault="00207CF8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21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21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</w:tbl>
    <w:p w14:paraId="39C0A116" w14:textId="2C6B7C02" w:rsidR="005509E4" w:rsidRPr="00A525F2" w:rsidRDefault="00A525F2" w:rsidP="008950EC">
      <w:pPr>
        <w:spacing w:after="0" w:line="240" w:lineRule="auto"/>
        <w:rPr>
          <w:rFonts w:ascii="Arial" w:hAnsi="Arial" w:cs="Arial"/>
          <w:lang w:val="en-US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 w:rsidR="002D0E7C">
        <w:rPr>
          <w:rFonts w:ascii="Arial" w:hAnsi="Arial" w:cs="Arial"/>
          <w:lang w:val="en-US"/>
        </w:rPr>
        <w:t xml:space="preserve">The hazard ratio of positive sentinel node patients </w:t>
      </w:r>
      <w:r>
        <w:rPr>
          <w:rFonts w:ascii="Arial" w:hAnsi="Arial" w:cs="Arial"/>
          <w:lang w:val="en-US"/>
        </w:rPr>
        <w:t>includes the effect</w:t>
      </w:r>
      <w:r w:rsidR="00E916A7">
        <w:rPr>
          <w:rFonts w:ascii="Arial" w:hAnsi="Arial" w:cs="Arial"/>
          <w:lang w:val="en-US"/>
        </w:rPr>
        <w:t>s</w:t>
      </w:r>
      <w:r w:rsidR="002D0E7C">
        <w:rPr>
          <w:rFonts w:ascii="Arial" w:hAnsi="Arial" w:cs="Arial"/>
          <w:lang w:val="en-US"/>
        </w:rPr>
        <w:t xml:space="preserve">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 w:rsidR="0049217F">
        <w:rPr>
          <w:rFonts w:ascii="Arial" w:hAnsi="Arial" w:cs="Arial"/>
          <w:lang w:val="en-US"/>
        </w:rPr>
        <w:t xml:space="preserve">The </w:t>
      </w:r>
      <w:r w:rsidR="004F1CBF" w:rsidRPr="005B2974">
        <w:rPr>
          <w:rFonts w:ascii="Arial" w:hAnsi="Arial" w:cs="Arial"/>
          <w:lang w:val="en-US"/>
        </w:rPr>
        <w:t>C-</w:t>
      </w:r>
      <w:r w:rsidR="005A7D8D" w:rsidRPr="005B2974">
        <w:rPr>
          <w:rFonts w:ascii="Arial" w:hAnsi="Arial" w:cs="Arial"/>
          <w:lang w:val="en-US"/>
        </w:rPr>
        <w:t>i</w:t>
      </w:r>
      <w:r w:rsidR="004F1CBF" w:rsidRPr="005B2974">
        <w:rPr>
          <w:rFonts w:ascii="Arial" w:hAnsi="Arial" w:cs="Arial"/>
          <w:lang w:val="en-US"/>
        </w:rPr>
        <w:t xml:space="preserve">ndex is corrected for optimism. </w:t>
      </w:r>
      <w:r w:rsidR="0022111A" w:rsidRPr="005B2974">
        <w:rPr>
          <w:rFonts w:ascii="Arial" w:hAnsi="Arial" w:cs="Arial"/>
          <w:lang w:val="en-GB"/>
        </w:rPr>
        <w:t>Abbreviations:</w:t>
      </w:r>
      <w:r w:rsidR="009B1E49" w:rsidRPr="005B2974">
        <w:rPr>
          <w:rFonts w:ascii="Arial" w:hAnsi="Arial" w:cs="Arial"/>
          <w:lang w:val="en-GB"/>
        </w:rPr>
        <w:t xml:space="preserve"> SN, sentinel  node;</w:t>
      </w:r>
      <w:r w:rsidR="0022111A" w:rsidRPr="005B2974">
        <w:rPr>
          <w:rFonts w:ascii="Arial" w:hAnsi="Arial" w:cs="Arial"/>
          <w:lang w:val="en-GB"/>
        </w:rPr>
        <w:t xml:space="preserve"> </w:t>
      </w:r>
      <w:r w:rsidR="008F0A52" w:rsidRPr="005B2974">
        <w:rPr>
          <w:rFonts w:ascii="Arial" w:hAnsi="Arial" w:cs="Arial"/>
          <w:lang w:val="en-GB"/>
        </w:rPr>
        <w:t>HR, hazard ratio; CI,</w:t>
      </w:r>
      <w:r w:rsidR="006C2F0E" w:rsidRPr="005B2974">
        <w:rPr>
          <w:rFonts w:ascii="Arial" w:hAnsi="Arial" w:cs="Arial"/>
          <w:lang w:val="en-GB"/>
        </w:rPr>
        <w:t xml:space="preserve"> </w:t>
      </w:r>
      <w:r w:rsidR="00E35A9B" w:rsidRPr="005B2974">
        <w:rPr>
          <w:rFonts w:ascii="Arial" w:hAnsi="Arial" w:cs="Arial"/>
          <w:lang w:val="en-GB"/>
        </w:rPr>
        <w:t xml:space="preserve">95 percent </w:t>
      </w:r>
      <w:r w:rsidR="0022111A" w:rsidRPr="005B2974">
        <w:rPr>
          <w:rFonts w:ascii="Arial" w:hAnsi="Arial" w:cs="Arial"/>
          <w:lang w:val="en-GB"/>
        </w:rPr>
        <w:t>c</w:t>
      </w:r>
      <w:r w:rsidR="008F0A52" w:rsidRPr="005B2974">
        <w:rPr>
          <w:rFonts w:ascii="Arial" w:hAnsi="Arial" w:cs="Arial"/>
          <w:lang w:val="en-GB"/>
        </w:rPr>
        <w:t>onfidence interval;</w:t>
      </w:r>
      <w:r w:rsidR="005F0528" w:rsidRPr="005B2974">
        <w:rPr>
          <w:rFonts w:ascii="Arial" w:hAnsi="Arial" w:cs="Arial"/>
          <w:lang w:val="en-GB"/>
        </w:rPr>
        <w:t xml:space="preserve"> Importance defined by the</w:t>
      </w:r>
      <w:r w:rsidR="008F0A52" w:rsidRPr="005B2974">
        <w:rPr>
          <w:rFonts w:ascii="Arial" w:eastAsiaTheme="minorEastAsia" w:hAnsi="Arial" w:cs="Arial"/>
          <w:lang w:val="en-GB"/>
        </w:rPr>
        <w:t xml:space="preserve"> </w:t>
      </w:r>
      <w:r w:rsidR="003C3203" w:rsidRPr="005B2974">
        <w:rPr>
          <w:rFonts w:ascii="Arial" w:hAnsi="Arial" w:cs="Arial"/>
          <w:lang w:val="en-GB"/>
        </w:rPr>
        <w:t>chi-square Wald-statistic</w:t>
      </w:r>
      <w:r w:rsidR="008F0A52" w:rsidRPr="005B2974">
        <w:rPr>
          <w:rFonts w:ascii="Arial" w:hAnsi="Arial" w:cs="Arial"/>
          <w:lang w:val="en-GB"/>
        </w:rPr>
        <w:t>;</w:t>
      </w:r>
      <w:r w:rsidR="005F0528" w:rsidRPr="005B2974">
        <w:rPr>
          <w:rFonts w:ascii="Arial" w:hAnsi="Arial" w:cs="Arial"/>
          <w:lang w:val="en-GB"/>
        </w:rPr>
        <w:t xml:space="preserve"> Main the Wald-statistic for the main effect of the coefficient;</w:t>
      </w:r>
      <w:r w:rsidR="008F0A52" w:rsidRPr="005B2974">
        <w:rPr>
          <w:rFonts w:ascii="Arial" w:hAnsi="Arial" w:cs="Arial"/>
          <w:lang w:val="en-GB"/>
        </w:rPr>
        <w:t xml:space="preserve"> </w:t>
      </w:r>
      <w:r w:rsidR="00856F8C" w:rsidRPr="005B2974">
        <w:rPr>
          <w:rFonts w:ascii="Arial" w:hAnsi="Arial" w:cs="Arial"/>
          <w:lang w:val="en-GB"/>
        </w:rPr>
        <w:t xml:space="preserve">Int., </w:t>
      </w:r>
      <w:r w:rsidR="009C1985" w:rsidRPr="005B2974">
        <w:rPr>
          <w:rFonts w:ascii="Arial" w:hAnsi="Arial" w:cs="Arial"/>
          <w:lang w:val="en-GB"/>
        </w:rPr>
        <w:t xml:space="preserve">the </w:t>
      </w:r>
      <w:r w:rsidR="00F34768" w:rsidRPr="005B2974">
        <w:rPr>
          <w:rFonts w:ascii="Arial" w:eastAsiaTheme="minorEastAsia" w:hAnsi="Arial" w:cs="Arial"/>
          <w:lang w:val="en-GB"/>
        </w:rPr>
        <w:t xml:space="preserve">Wald-statistic </w:t>
      </w:r>
      <w:r w:rsidR="009C1985" w:rsidRPr="005B2974">
        <w:rPr>
          <w:rFonts w:ascii="Arial" w:eastAsiaTheme="minorEastAsia" w:hAnsi="Arial" w:cs="Arial"/>
          <w:lang w:val="en-GB"/>
        </w:rPr>
        <w:t xml:space="preserve">for </w:t>
      </w:r>
      <w:r w:rsidR="005F0528" w:rsidRPr="005B2974">
        <w:rPr>
          <w:rFonts w:ascii="Arial" w:eastAsiaTheme="minorEastAsia" w:hAnsi="Arial" w:cs="Arial"/>
          <w:lang w:val="en-GB"/>
        </w:rPr>
        <w:t xml:space="preserve">the </w:t>
      </w:r>
      <w:r w:rsidR="00856F8C" w:rsidRPr="005B2974">
        <w:rPr>
          <w:rFonts w:ascii="Arial" w:hAnsi="Arial" w:cs="Arial"/>
          <w:lang w:val="en-GB"/>
        </w:rPr>
        <w:t xml:space="preserve">interaction </w:t>
      </w:r>
      <w:r w:rsidR="005F0528" w:rsidRPr="005B2974">
        <w:rPr>
          <w:rFonts w:ascii="Arial" w:hAnsi="Arial" w:cs="Arial"/>
          <w:lang w:val="en-GB"/>
        </w:rPr>
        <w:t>term with positive SN status</w:t>
      </w:r>
      <w:r w:rsidR="00856F8C" w:rsidRPr="005B2974">
        <w:rPr>
          <w:rFonts w:ascii="Arial" w:hAnsi="Arial" w:cs="Arial"/>
          <w:lang w:val="en-GB"/>
        </w:rPr>
        <w:t>;</w:t>
      </w:r>
      <w:r w:rsidR="008F0A52" w:rsidRPr="005B2974">
        <w:rPr>
          <w:rFonts w:ascii="Arial" w:hAnsi="Arial" w:cs="Arial"/>
          <w:lang w:val="en-GB"/>
        </w:rPr>
        <w:t xml:space="preserve"> SSM, superficial spreading melanoma; NM, nodular melanoma; ALM, </w:t>
      </w:r>
      <w:proofErr w:type="spellStart"/>
      <w:r w:rsidR="008F0A52" w:rsidRPr="005B2974">
        <w:rPr>
          <w:rFonts w:ascii="Arial" w:hAnsi="Arial" w:cs="Arial"/>
          <w:lang w:val="en-GB"/>
        </w:rPr>
        <w:t>acral</w:t>
      </w:r>
      <w:proofErr w:type="spellEnd"/>
      <w:r w:rsidR="008F0A52" w:rsidRPr="005B2974">
        <w:rPr>
          <w:rFonts w:ascii="Arial" w:hAnsi="Arial" w:cs="Arial"/>
          <w:lang w:val="en-GB"/>
        </w:rPr>
        <w:t xml:space="preserve"> lentiginous melanoma</w:t>
      </w:r>
      <w:r w:rsidR="00071784" w:rsidRPr="005B2974">
        <w:rPr>
          <w:rFonts w:ascii="Arial" w:hAnsi="Arial" w:cs="Arial"/>
          <w:lang w:val="en-GB"/>
        </w:rPr>
        <w:t xml:space="preserve">; MSM, melanoma specific </w:t>
      </w:r>
      <w:r w:rsidR="005F0274" w:rsidRPr="005B2974">
        <w:rPr>
          <w:rFonts w:ascii="Arial" w:hAnsi="Arial" w:cs="Arial"/>
          <w:lang w:val="en-GB"/>
        </w:rPr>
        <w:t>mortality</w:t>
      </w:r>
      <w:r w:rsidR="00071784" w:rsidRPr="005B2974">
        <w:rPr>
          <w:rFonts w:ascii="Arial" w:hAnsi="Arial" w:cs="Arial"/>
          <w:lang w:val="en-GB"/>
        </w:rPr>
        <w:t>.</w:t>
      </w:r>
    </w:p>
    <w:p w14:paraId="52AB553E" w14:textId="77777777" w:rsidR="005509E4" w:rsidRPr="005B2974" w:rsidRDefault="005509E4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DF09532" w14:textId="3F0C52E6" w:rsidR="005509E4" w:rsidRPr="005B2974" w:rsidRDefault="005509E4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 xml:space="preserve">Table 3. </w:t>
      </w:r>
      <w:r w:rsidR="00672DF7" w:rsidRPr="005B2974">
        <w:rPr>
          <w:rFonts w:ascii="Arial" w:hAnsi="Arial" w:cs="Arial"/>
          <w:b/>
          <w:sz w:val="22"/>
          <w:szCs w:val="22"/>
          <w:lang w:val="en-GB"/>
        </w:rPr>
        <w:t>F</w:t>
      </w:r>
      <w:r w:rsidR="00B341BE" w:rsidRPr="005B2974">
        <w:rPr>
          <w:rFonts w:ascii="Arial" w:hAnsi="Arial" w:cs="Arial"/>
          <w:b/>
          <w:sz w:val="22"/>
          <w:szCs w:val="22"/>
          <w:lang w:val="en-GB"/>
        </w:rPr>
        <w:t>inal</w:t>
      </w: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 model predicting 5-year recurrence</w:t>
      </w:r>
      <w:r w:rsidRPr="005B2974">
        <w:rPr>
          <w:rFonts w:ascii="Arial" w:hAnsi="Arial" w:cs="Arial"/>
          <w:sz w:val="22"/>
          <w:szCs w:val="22"/>
          <w:lang w:val="en-GB"/>
        </w:rPr>
        <w:t>. This Table displays the hazard ratios together with the 95 percent confidence intervals of the full Cox proportional hazards model predicting 5-year recurrence</w:t>
      </w:r>
      <w:r w:rsidR="009C4FF8" w:rsidRPr="005B2974">
        <w:rPr>
          <w:rFonts w:ascii="Arial" w:hAnsi="Arial" w:cs="Arial"/>
          <w:sz w:val="22"/>
          <w:szCs w:val="22"/>
          <w:lang w:val="en-GB"/>
        </w:rPr>
        <w:t xml:space="preserve"> selected by backward selection with p-values maximum of 0.01.</w:t>
      </w:r>
    </w:p>
    <w:tbl>
      <w:tblPr>
        <w:tblStyle w:val="Table"/>
        <w:tblW w:w="4533" w:type="pct"/>
        <w:tblLayout w:type="fixed"/>
        <w:tblLook w:val="0020" w:firstRow="1" w:lastRow="0" w:firstColumn="0" w:lastColumn="0" w:noHBand="0" w:noVBand="0"/>
        <w:tblPrChange w:id="1220" w:author="Carolien Maas" w:date="2022-06-20T13:49:00Z">
          <w:tblPr>
            <w:tblStyle w:val="Table"/>
            <w:tblW w:w="3981" w:type="pct"/>
            <w:tblLayout w:type="fixed"/>
            <w:tblLook w:val="0020" w:firstRow="1" w:lastRow="0" w:firstColumn="0" w:lastColumn="0" w:noHBand="0" w:noVBand="0"/>
          </w:tblPr>
        </w:tblPrChange>
      </w:tblPr>
      <w:tblGrid>
        <w:gridCol w:w="2692"/>
        <w:gridCol w:w="710"/>
        <w:gridCol w:w="1276"/>
        <w:gridCol w:w="709"/>
        <w:gridCol w:w="1418"/>
        <w:gridCol w:w="714"/>
        <w:gridCol w:w="704"/>
        <w:tblGridChange w:id="1221">
          <w:tblGrid>
            <w:gridCol w:w="2692"/>
            <w:gridCol w:w="1"/>
            <w:gridCol w:w="709"/>
            <w:gridCol w:w="1"/>
            <w:gridCol w:w="1275"/>
            <w:gridCol w:w="1"/>
            <w:gridCol w:w="260"/>
            <w:gridCol w:w="448"/>
            <w:gridCol w:w="427"/>
            <w:gridCol w:w="448"/>
            <w:gridCol w:w="267"/>
            <w:gridCol w:w="238"/>
            <w:gridCol w:w="38"/>
            <w:gridCol w:w="417"/>
            <w:gridCol w:w="297"/>
            <w:gridCol w:w="704"/>
          </w:tblGrid>
        </w:tblGridChange>
      </w:tblGrid>
      <w:tr w:rsidR="00C45633" w:rsidRPr="00C45633" w14:paraId="1464CCDC" w14:textId="39011221" w:rsidTr="00B154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"/>
          <w:trPrChange w:id="1222" w:author="Carolien Maas" w:date="2022-06-20T13:49:00Z">
            <w:trPr>
              <w:gridAfter w:val="0"/>
              <w:trHeight w:val="22"/>
            </w:trPr>
          </w:trPrChange>
        </w:trPr>
        <w:tc>
          <w:tcPr>
            <w:tcW w:w="1637" w:type="pct"/>
            <w:tcBorders>
              <w:top w:val="single" w:sz="4" w:space="0" w:color="auto"/>
              <w:bottom w:val="none" w:sz="0" w:space="0" w:color="auto"/>
            </w:tcBorders>
            <w:tcPrChange w:id="1223" w:author="Carolien Maas" w:date="2022-06-20T13:49:00Z">
              <w:tcPr>
                <w:tcW w:w="1864" w:type="pct"/>
                <w:gridSpan w:val="2"/>
                <w:tcBorders>
                  <w:top w:val="single" w:sz="4" w:space="0" w:color="auto"/>
                </w:tcBorders>
              </w:tcPr>
            </w:tcPrChange>
          </w:tcPr>
          <w:p w14:paraId="01986E98" w14:textId="77777777" w:rsidR="00D3124D" w:rsidRPr="00C45633" w:rsidRDefault="00D3124D" w:rsidP="00E32C4C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  <w:lang w:val="en-GB"/>
                <w:rPrChange w:id="1224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25" w:author="Carolien Maas" w:date="2022-06-20T13:43:00Z">
                <w:pPr>
                  <w:spacing w:after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</w:p>
        </w:tc>
        <w:tc>
          <w:tcPr>
            <w:tcW w:w="1208" w:type="pct"/>
            <w:gridSpan w:val="2"/>
            <w:tcBorders>
              <w:top w:val="single" w:sz="4" w:space="0" w:color="auto"/>
            </w:tcBorders>
            <w:tcPrChange w:id="1226" w:author="Carolien Maas" w:date="2022-06-20T13:49:00Z">
              <w:tcPr>
                <w:tcW w:w="1375" w:type="pct"/>
                <w:gridSpan w:val="4"/>
                <w:tcBorders>
                  <w:top w:val="single" w:sz="4" w:space="0" w:color="auto"/>
                </w:tcBorders>
              </w:tcPr>
            </w:tcPrChange>
          </w:tcPr>
          <w:p w14:paraId="1EF27CC3" w14:textId="13812D79" w:rsidR="00D3124D" w:rsidRPr="00C45633" w:rsidRDefault="0053531D" w:rsidP="00E32C4C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227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28" w:author="Carolien Maas" w:date="2022-06-20T13:43:00Z">
                <w:pPr>
                  <w:pStyle w:val="Compact"/>
                  <w:spacing w:before="0" w:after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C45633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229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Negative SN</w:t>
            </w:r>
          </w:p>
        </w:tc>
        <w:tc>
          <w:tcPr>
            <w:tcW w:w="1293" w:type="pct"/>
            <w:gridSpan w:val="2"/>
            <w:tcBorders>
              <w:top w:val="single" w:sz="4" w:space="0" w:color="auto"/>
            </w:tcBorders>
            <w:tcPrChange w:id="1230" w:author="Carolien Maas" w:date="2022-06-20T13:49:00Z">
              <w:tcPr>
                <w:tcW w:w="1095" w:type="pct"/>
                <w:gridSpan w:val="4"/>
                <w:tcBorders>
                  <w:top w:val="single" w:sz="4" w:space="0" w:color="auto"/>
                </w:tcBorders>
              </w:tcPr>
            </w:tcPrChange>
          </w:tcPr>
          <w:p w14:paraId="742957ED" w14:textId="62169989" w:rsidR="00D3124D" w:rsidRPr="00C45633" w:rsidRDefault="0053531D" w:rsidP="00E32C4C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231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32" w:author="Carolien Maas" w:date="2022-06-20T13:43:00Z">
                <w:pPr>
                  <w:pStyle w:val="Compact"/>
                  <w:spacing w:before="0" w:after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C45633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233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 SN</w:t>
            </w:r>
          </w:p>
        </w:tc>
        <w:tc>
          <w:tcPr>
            <w:tcW w:w="862" w:type="pct"/>
            <w:gridSpan w:val="2"/>
            <w:tcBorders>
              <w:top w:val="single" w:sz="4" w:space="0" w:color="auto"/>
            </w:tcBorders>
            <w:tcPrChange w:id="1234" w:author="Carolien Maas" w:date="2022-06-20T13:49:00Z">
              <w:tcPr>
                <w:tcW w:w="665" w:type="pct"/>
                <w:gridSpan w:val="4"/>
                <w:tcBorders>
                  <w:top w:val="single" w:sz="4" w:space="0" w:color="auto"/>
                </w:tcBorders>
              </w:tcPr>
            </w:tcPrChange>
          </w:tcPr>
          <w:p w14:paraId="792144F7" w14:textId="11EAB3A5" w:rsidR="00D3124D" w:rsidRPr="00C45633" w:rsidRDefault="00D07CB0" w:rsidP="00E32C4C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235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36" w:author="Carolien Maas" w:date="2022-06-20T13:43:00Z">
                <w:pPr>
                  <w:pStyle w:val="Compact"/>
                  <w:spacing w:before="0" w:after="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C45633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237" w:author="Carolien Maas" w:date="2022-06-20T13:47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Importance</w:t>
            </w:r>
          </w:p>
        </w:tc>
      </w:tr>
      <w:tr w:rsidR="00C45633" w:rsidRPr="00C45633" w14:paraId="552DA686" w14:textId="0C5FB4CA" w:rsidTr="00B154CB">
        <w:tblPrEx>
          <w:tblPrExChange w:id="1238" w:author="Carolien Maas" w:date="2022-06-20T13:49:00Z">
            <w:tblPrEx>
              <w:tblW w:w="4533" w:type="pct"/>
            </w:tblPrEx>
          </w:tblPrExChange>
        </w:tblPrEx>
        <w:trPr>
          <w:trHeight w:val="22"/>
          <w:trPrChange w:id="1239" w:author="Carolien Maas" w:date="2022-06-20T13:49:00Z">
            <w:trPr>
              <w:trHeight w:val="22"/>
            </w:trPr>
          </w:trPrChange>
        </w:trPr>
        <w:tc>
          <w:tcPr>
            <w:tcW w:w="1637" w:type="pct"/>
            <w:tcBorders>
              <w:bottom w:val="single" w:sz="4" w:space="0" w:color="auto"/>
            </w:tcBorders>
            <w:tcPrChange w:id="1240" w:author="Carolien Maas" w:date="2022-06-20T13:49:00Z">
              <w:tcPr>
                <w:tcW w:w="1637" w:type="pct"/>
                <w:tcBorders>
                  <w:bottom w:val="single" w:sz="4" w:space="0" w:color="auto"/>
                </w:tcBorders>
              </w:tcPr>
            </w:tcPrChange>
          </w:tcPr>
          <w:p w14:paraId="7A13DFE5" w14:textId="77777777" w:rsidR="00D3124D" w:rsidRPr="00C45633" w:rsidRDefault="00D3124D" w:rsidP="00E32C4C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241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42" w:author="Carolien Maas" w:date="2022-06-20T13:43:00Z">
                <w:pPr>
                  <w:spacing w:after="0"/>
                </w:pPr>
              </w:pPrChange>
            </w:pPr>
          </w:p>
        </w:tc>
        <w:tc>
          <w:tcPr>
            <w:tcW w:w="432" w:type="pct"/>
            <w:tcBorders>
              <w:bottom w:val="single" w:sz="4" w:space="0" w:color="auto"/>
            </w:tcBorders>
            <w:tcPrChange w:id="1243" w:author="Carolien Maas" w:date="2022-06-20T13:49:00Z">
              <w:tcPr>
                <w:tcW w:w="432" w:type="pct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67815B6F" w14:textId="77777777" w:rsidR="00D3124D" w:rsidRPr="00C45633" w:rsidRDefault="00D3124D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244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45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246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775" w:type="pct"/>
            <w:tcBorders>
              <w:bottom w:val="single" w:sz="4" w:space="0" w:color="auto"/>
            </w:tcBorders>
            <w:tcPrChange w:id="1247" w:author="Carolien Maas" w:date="2022-06-20T13:49:00Z">
              <w:tcPr>
                <w:tcW w:w="775" w:type="pct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689DAC48" w14:textId="77777777" w:rsidR="00D3124D" w:rsidRPr="00C45633" w:rsidRDefault="00D3124D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248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49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250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431" w:type="pct"/>
            <w:tcBorders>
              <w:bottom w:val="single" w:sz="4" w:space="0" w:color="auto"/>
            </w:tcBorders>
            <w:tcPrChange w:id="1251" w:author="Carolien Maas" w:date="2022-06-20T13:49:00Z">
              <w:tcPr>
                <w:tcW w:w="431" w:type="pct"/>
                <w:gridSpan w:val="3"/>
                <w:tcBorders>
                  <w:bottom w:val="single" w:sz="4" w:space="0" w:color="auto"/>
                </w:tcBorders>
              </w:tcPr>
            </w:tcPrChange>
          </w:tcPr>
          <w:p w14:paraId="03E722C6" w14:textId="00D4E762" w:rsidR="00D3124D" w:rsidRPr="00C45633" w:rsidRDefault="00D3124D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252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53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254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862" w:type="pct"/>
            <w:tcBorders>
              <w:bottom w:val="single" w:sz="4" w:space="0" w:color="auto"/>
            </w:tcBorders>
            <w:tcPrChange w:id="1255" w:author="Carolien Maas" w:date="2022-06-20T13:49:00Z">
              <w:tcPr>
                <w:tcW w:w="862" w:type="pct"/>
                <w:gridSpan w:val="5"/>
                <w:tcBorders>
                  <w:bottom w:val="single" w:sz="4" w:space="0" w:color="auto"/>
                </w:tcBorders>
              </w:tcPr>
            </w:tcPrChange>
          </w:tcPr>
          <w:p w14:paraId="5187E426" w14:textId="322175AF" w:rsidR="00D3124D" w:rsidRPr="00C45633" w:rsidRDefault="00D3124D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256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57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258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tcPrChange w:id="1259" w:author="Carolien Maas" w:date="2022-06-20T13:49:00Z">
              <w:tcPr>
                <w:tcW w:w="434" w:type="pct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23E73821" w14:textId="738A0D2B" w:rsidR="00D3124D" w:rsidRPr="00C45633" w:rsidRDefault="00D3124D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260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61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262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Main</w:t>
            </w:r>
          </w:p>
        </w:tc>
        <w:tc>
          <w:tcPr>
            <w:tcW w:w="428" w:type="pct"/>
            <w:tcBorders>
              <w:bottom w:val="single" w:sz="4" w:space="0" w:color="auto"/>
            </w:tcBorders>
            <w:tcPrChange w:id="1263" w:author="Carolien Maas" w:date="2022-06-20T13:49:00Z">
              <w:tcPr>
                <w:tcW w:w="428" w:type="pct"/>
                <w:tcBorders>
                  <w:bottom w:val="single" w:sz="4" w:space="0" w:color="auto"/>
                </w:tcBorders>
              </w:tcPr>
            </w:tcPrChange>
          </w:tcPr>
          <w:p w14:paraId="4EA76301" w14:textId="2CD815FD" w:rsidR="00D3124D" w:rsidRPr="00C45633" w:rsidRDefault="00221BF4" w:rsidP="00E32C4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264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65" w:author="Carolien Maas" w:date="2022-06-20T13:43:00Z">
                <w:pPr>
                  <w:pStyle w:val="Compact"/>
                  <w:spacing w:before="0" w:after="0"/>
                  <w:jc w:val="center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266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Int.</w:t>
            </w:r>
          </w:p>
        </w:tc>
      </w:tr>
      <w:tr w:rsidR="00C45633" w:rsidRPr="00C45633" w14:paraId="74DF1DDC" w14:textId="068DEAFE" w:rsidTr="00C45633">
        <w:tblPrEx>
          <w:tblPrExChange w:id="1267" w:author="Carolien Maas" w:date="2022-06-20T13:48:00Z">
            <w:tblPrEx>
              <w:tblW w:w="3735" w:type="pct"/>
            </w:tblPrEx>
          </w:tblPrExChange>
        </w:tblPrEx>
        <w:trPr>
          <w:trHeight w:val="22"/>
          <w:trPrChange w:id="1268" w:author="Carolien Maas" w:date="2022-06-20T13:48:00Z">
            <w:trPr>
              <w:gridAfter w:val="0"/>
              <w:wAfter w:w="7" w:type="pct"/>
              <w:trHeight w:val="22"/>
            </w:trPr>
          </w:trPrChange>
        </w:trPr>
        <w:tc>
          <w:tcPr>
            <w:tcW w:w="1637" w:type="pct"/>
            <w:tcBorders>
              <w:top w:val="single" w:sz="4" w:space="0" w:color="auto"/>
            </w:tcBorders>
            <w:tcPrChange w:id="1269" w:author="Carolien Maas" w:date="2022-06-20T13:48:00Z">
              <w:tcPr>
                <w:tcW w:w="1987" w:type="pct"/>
                <w:gridSpan w:val="2"/>
                <w:tcBorders>
                  <w:top w:val="single" w:sz="4" w:space="0" w:color="auto"/>
                </w:tcBorders>
              </w:tcPr>
            </w:tcPrChange>
          </w:tcPr>
          <w:p w14:paraId="535A3D0B" w14:textId="77777777" w:rsidR="005369D9" w:rsidRPr="00C45633" w:rsidRDefault="005369D9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270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271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272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 SN status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PrChange w:id="1273" w:author="Carolien Maas" w:date="2022-06-20T13:48:00Z">
              <w:tcPr>
                <w:tcW w:w="523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47E4AB15" w14:textId="545F3365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27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275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PrChange w:id="1276" w:author="Carolien Maas" w:date="2022-06-20T13:48:00Z">
              <w:tcPr>
                <w:tcW w:w="942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2A842789" w14:textId="6343955D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27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27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PrChange w:id="1279" w:author="Carolien Maas" w:date="2022-06-20T13:48:00Z">
              <w:tcPr>
                <w:tcW w:w="192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2AED839E" w14:textId="3C190B62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  <w:rPrChange w:id="128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pPrChange w:id="1281" w:author="Carolien Maas" w:date="2022-06-20T13:43:00Z">
                <w:pPr>
                  <w:spacing w:after="0"/>
                  <w:jc w:val="center"/>
                </w:pPr>
              </w:pPrChange>
            </w:pPr>
            <w:ins w:id="1282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28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2.93</w:t>
              </w:r>
            </w:ins>
            <w:ins w:id="1284" w:author="C.H.M. Maas [2]" w:date="2022-06-16T17:44:00Z">
              <w:del w:id="1285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28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2.82</w:delText>
                </w:r>
              </w:del>
            </w:ins>
            <w:del w:id="1287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28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2.79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PrChange w:id="1289" w:author="Carolien Maas" w:date="2022-06-20T13:48:00Z">
              <w:tcPr>
                <w:tcW w:w="646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2878215A" w14:textId="7BF8C5B9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29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291" w:author="Carolien Maas" w:date="2022-06-20T13:43:00Z">
                <w:pPr>
                  <w:spacing w:after="0"/>
                  <w:jc w:val="center"/>
                </w:pPr>
              </w:pPrChange>
            </w:pPr>
            <w:ins w:id="1292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29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[2.44; 3.53]</w:t>
              </w:r>
            </w:ins>
            <w:ins w:id="1294" w:author="C.H.M. Maas [2]" w:date="2022-06-16T17:44:00Z">
              <w:del w:id="1295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29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[2.35; 3.37]</w:delText>
                </w:r>
              </w:del>
            </w:ins>
            <w:del w:id="1297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29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[2.34; 3.33]</w:delText>
              </w:r>
            </w:del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PrChange w:id="1299" w:author="Carolien Maas" w:date="2022-06-20T13:48:00Z">
              <w:tcPr>
                <w:tcW w:w="52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40ED7618" w14:textId="07F2F0D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0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01" w:author="Carolien Maas" w:date="2022-06-20T13:43:00Z">
                <w:pPr>
                  <w:spacing w:after="0"/>
                  <w:jc w:val="center"/>
                </w:pPr>
              </w:pPrChange>
            </w:pPr>
            <w:ins w:id="1302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0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138</w:t>
              </w:r>
            </w:ins>
            <w:ins w:id="1304" w:author="C.H.M. Maas [2]" w:date="2022-06-16T17:44:00Z">
              <w:del w:id="1305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30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140</w:delText>
                </w:r>
              </w:del>
            </w:ins>
            <w:del w:id="1307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30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140.5</w:delText>
              </w:r>
            </w:del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PrChange w:id="1309" w:author="Carolien Maas" w:date="2022-06-20T13:48:00Z">
              <w:tcPr>
                <w:tcW w:w="176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0D7CCCA5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1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1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7A8A6884" w14:textId="07C39C87" w:rsidTr="00C45633">
        <w:trPr>
          <w:trHeight w:val="22"/>
        </w:trPr>
        <w:tc>
          <w:tcPr>
            <w:tcW w:w="1637" w:type="pct"/>
          </w:tcPr>
          <w:p w14:paraId="21FD55B4" w14:textId="396DCA72" w:rsidR="00F07401" w:rsidRPr="00C45633" w:rsidRDefault="005369D9" w:rsidP="00E32C4C">
            <w:pPr>
              <w:pStyle w:val="Compact"/>
              <w:spacing w:before="0" w:after="0"/>
              <w:rPr>
                <w:ins w:id="1312" w:author="Carolien Maas" w:date="2022-06-20T13:18:00Z"/>
                <w:rFonts w:ascii="Arial" w:hAnsi="Arial" w:cs="Arial"/>
                <w:b/>
                <w:sz w:val="20"/>
                <w:szCs w:val="20"/>
                <w:lang w:val="en-GB"/>
                <w:rPrChange w:id="1313" w:author="Carolien Maas" w:date="2022-06-20T13:47:00Z">
                  <w:rPr>
                    <w:ins w:id="1314" w:author="Carolien Maas" w:date="2022-06-20T13:18:00Z"/>
                    <w:rFonts w:ascii="Arial" w:hAnsi="Arial" w:cs="Arial"/>
                    <w:b/>
                    <w:sz w:val="16"/>
                    <w:szCs w:val="16"/>
                    <w:lang w:val="en-GB"/>
                  </w:rPr>
                </w:rPrChange>
              </w:rPr>
              <w:pPrChange w:id="1315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316" w:author="C.H.M. Maas [2]" w:date="2022-06-16T16:38:00Z">
              <w:r w:rsidRPr="00C45633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1317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Age</w:t>
              </w:r>
            </w:ins>
          </w:p>
          <w:p w14:paraId="174D48F3" w14:textId="0E2AFB74" w:rsidR="005369D9" w:rsidRPr="00C45633" w:rsidRDefault="005369D9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318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319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320" w:author="C.H.M. Maas [2]" w:date="2022-06-16T16:38:00Z">
              <w:r w:rsidRPr="00C45633">
                <w:rPr>
                  <w:rFonts w:ascii="Arial" w:hAnsi="Arial" w:cs="Arial"/>
                  <w:sz w:val="20"/>
                  <w:szCs w:val="20"/>
                  <w:lang w:val="en-GB"/>
                  <w:rPrChange w:id="1321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</w:t>
              </w:r>
              <w:proofErr w:type="spellStart"/>
              <w:r w:rsidRPr="00C45633">
                <w:rPr>
                  <w:rFonts w:ascii="Arial" w:hAnsi="Arial" w:cs="Arial"/>
                  <w:sz w:val="20"/>
                  <w:szCs w:val="20"/>
                  <w:lang w:val="en-GB"/>
                  <w:rPrChange w:id="1322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i.q.r</w:t>
              </w:r>
              <w:proofErr w:type="spellEnd"/>
              <w:r w:rsidRPr="00C45633">
                <w:rPr>
                  <w:rFonts w:ascii="Arial" w:hAnsi="Arial" w:cs="Arial"/>
                  <w:sz w:val="20"/>
                  <w:szCs w:val="20"/>
                  <w:lang w:val="en-GB"/>
                  <w:rPrChange w:id="1323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. 66 versus 43 years)</w:t>
              </w:r>
            </w:ins>
            <w:del w:id="1324" w:author="C.H.M. Maas [2]" w:date="2022-06-16T16:38:00Z">
              <w:r w:rsidRPr="00C45633" w:rsidDel="0076669E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1325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Age</w:delText>
              </w:r>
            </w:del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F45498" w14:textId="4E0BC61E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2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27" w:author="Carolien Maas" w:date="2022-06-20T13:43:00Z">
                <w:pPr>
                  <w:spacing w:after="0"/>
                  <w:jc w:val="center"/>
                </w:pPr>
              </w:pPrChange>
            </w:pPr>
            <w:ins w:id="1328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2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1.21</w:t>
              </w:r>
            </w:ins>
            <w:ins w:id="1330" w:author="C.H.M. Maas [2]" w:date="2022-06-16T17:44:00Z">
              <w:del w:id="1331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33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1.16</w:delText>
                </w:r>
              </w:del>
            </w:ins>
            <w:del w:id="1333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33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1.42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5DF52D" w14:textId="4DB1E00A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3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36" w:author="Carolien Maas" w:date="2022-06-20T13:43:00Z">
                <w:pPr>
                  <w:spacing w:after="0"/>
                  <w:jc w:val="center"/>
                </w:pPr>
              </w:pPrChange>
            </w:pPr>
            <w:ins w:id="1337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3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[1.08; 1.35]</w:t>
              </w:r>
            </w:ins>
            <w:ins w:id="1339" w:author="C.H.M. Maas [2]" w:date="2022-06-16T17:44:00Z">
              <w:del w:id="1340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34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[1.05; 1.28]</w:delText>
                </w:r>
              </w:del>
            </w:ins>
            <w:del w:id="1342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34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[1.13; 1.78]</w:delText>
              </w:r>
            </w:del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93B4C2" w14:textId="232C48E4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4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45" w:author="Carolien Maas" w:date="2022-06-20T13:43:00Z">
                <w:pPr>
                  <w:spacing w:after="0"/>
                  <w:jc w:val="center"/>
                </w:pPr>
              </w:pPrChange>
            </w:pPr>
            <w:ins w:id="1346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4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1.21</w:t>
              </w:r>
            </w:ins>
            <w:ins w:id="1348" w:author="C.H.M. Maas [2]" w:date="2022-06-16T17:44:00Z">
              <w:del w:id="1349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35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1.16</w:delText>
                </w:r>
              </w:del>
            </w:ins>
            <w:del w:id="1351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35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1.42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A4A8CA" w14:textId="54DFE48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5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54" w:author="Carolien Maas" w:date="2022-06-20T13:43:00Z">
                <w:pPr>
                  <w:spacing w:after="0"/>
                  <w:jc w:val="center"/>
                </w:pPr>
              </w:pPrChange>
            </w:pPr>
            <w:ins w:id="1355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5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[1.08; 1.35]</w:t>
              </w:r>
            </w:ins>
            <w:ins w:id="1357" w:author="C.H.M. Maas [2]" w:date="2022-06-16T17:44:00Z">
              <w:del w:id="1358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35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[1.05; 1.28]</w:delText>
                </w:r>
              </w:del>
            </w:ins>
            <w:del w:id="1360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36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[1.13; 1.78]</w:delText>
              </w:r>
            </w:del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6F116F" w14:textId="0DC0AFF5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6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63" w:author="Carolien Maas" w:date="2022-06-20T13:43:00Z">
                <w:pPr>
                  <w:spacing w:after="0"/>
                  <w:jc w:val="center"/>
                </w:pPr>
              </w:pPrChange>
            </w:pPr>
            <w:ins w:id="1364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6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11</w:t>
              </w:r>
            </w:ins>
            <w:ins w:id="1366" w:author="C.H.M. Maas [2]" w:date="2022-06-16T17:44:00Z">
              <w:del w:id="1367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36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9</w:delText>
                </w:r>
              </w:del>
            </w:ins>
            <w:del w:id="1369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37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9.2</w:delText>
              </w:r>
            </w:del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589E90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7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72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573F94BF" w14:textId="40C7EB01" w:rsidTr="00C45633">
        <w:trPr>
          <w:trHeight w:val="22"/>
        </w:trPr>
        <w:tc>
          <w:tcPr>
            <w:tcW w:w="1637" w:type="pct"/>
          </w:tcPr>
          <w:p w14:paraId="1C7DD94A" w14:textId="77777777" w:rsidR="005369D9" w:rsidRPr="00C45633" w:rsidRDefault="005369D9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373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374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375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Ulceration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059E03" w14:textId="258F4C6E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7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77" w:author="Carolien Maas" w:date="2022-06-20T13:43:00Z">
                <w:pPr>
                  <w:spacing w:after="0"/>
                  <w:jc w:val="center"/>
                </w:pPr>
              </w:pPrChange>
            </w:pPr>
            <w:ins w:id="1378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7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1.60</w:t>
              </w:r>
            </w:ins>
            <w:ins w:id="1380" w:author="C.H.M. Maas [2]" w:date="2022-06-16T17:44:00Z">
              <w:del w:id="1381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38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1.63</w:delText>
                </w:r>
              </w:del>
            </w:ins>
            <w:del w:id="1383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38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1.63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8BA06C" w14:textId="16D24B84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8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86" w:author="Carolien Maas" w:date="2022-06-20T13:43:00Z">
                <w:pPr>
                  <w:spacing w:after="0"/>
                  <w:jc w:val="center"/>
                </w:pPr>
              </w:pPrChange>
            </w:pPr>
            <w:ins w:id="1387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8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[1.36; 1.88]</w:t>
              </w:r>
            </w:ins>
            <w:ins w:id="1389" w:author="C.H.M. Maas [2]" w:date="2022-06-16T17:44:00Z">
              <w:del w:id="1390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39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[1.40; 1.91]</w:delText>
                </w:r>
              </w:del>
            </w:ins>
            <w:del w:id="1392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39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[1.40; 1.91]</w:delText>
              </w:r>
            </w:del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962613" w14:textId="0DB450A2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9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395" w:author="Carolien Maas" w:date="2022-06-20T13:43:00Z">
                <w:pPr>
                  <w:spacing w:after="0"/>
                  <w:jc w:val="center"/>
                </w:pPr>
              </w:pPrChange>
            </w:pPr>
            <w:ins w:id="1396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39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1.60</w:t>
              </w:r>
            </w:ins>
            <w:ins w:id="1398" w:author="C.H.M. Maas [2]" w:date="2022-06-16T17:44:00Z">
              <w:del w:id="1399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40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1.63</w:delText>
                </w:r>
              </w:del>
            </w:ins>
            <w:del w:id="1401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40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1.63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8F2617" w14:textId="71EE3ABD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0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04" w:author="Carolien Maas" w:date="2022-06-20T13:43:00Z">
                <w:pPr>
                  <w:spacing w:after="0"/>
                  <w:jc w:val="center"/>
                </w:pPr>
              </w:pPrChange>
            </w:pPr>
            <w:ins w:id="1405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40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[1.36; 1.88]</w:t>
              </w:r>
            </w:ins>
            <w:ins w:id="1407" w:author="C.H.M. Maas [2]" w:date="2022-06-16T17:44:00Z">
              <w:del w:id="1408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40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[1.40; 1.91]</w:delText>
                </w:r>
              </w:del>
            </w:ins>
            <w:del w:id="1410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41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[1.40; 1.91]</w:delText>
              </w:r>
            </w:del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07238D" w14:textId="27D7BF9D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1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13" w:author="Carolien Maas" w:date="2022-06-20T13:43:00Z">
                <w:pPr>
                  <w:spacing w:after="0"/>
                  <w:jc w:val="center"/>
                </w:pPr>
              </w:pPrChange>
            </w:pPr>
            <w:ins w:id="1414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41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32</w:t>
              </w:r>
            </w:ins>
            <w:ins w:id="1416" w:author="C.H.M. Maas [2]" w:date="2022-06-16T17:44:00Z">
              <w:del w:id="1417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41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39</w:delText>
                </w:r>
              </w:del>
            </w:ins>
            <w:del w:id="1419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42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39.5</w:delText>
              </w:r>
            </w:del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8F6665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2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22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0BBA4D50" w14:textId="28581326" w:rsidTr="00C45633">
        <w:trPr>
          <w:trHeight w:val="22"/>
        </w:trPr>
        <w:tc>
          <w:tcPr>
            <w:tcW w:w="1637" w:type="pct"/>
          </w:tcPr>
          <w:p w14:paraId="7211339D" w14:textId="77777777" w:rsidR="005369D9" w:rsidRPr="00C45633" w:rsidRDefault="005369D9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423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424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425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Location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F5F3DE" w14:textId="063DB319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426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427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99396E" w14:textId="3880CF7B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42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42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3D0A20" w14:textId="080C71B2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430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43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98C5EB" w14:textId="7098A34D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432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43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61F051" w14:textId="6E16052B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434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435" w:author="Carolien Maas" w:date="2022-06-20T13:43:00Z">
                <w:pPr>
                  <w:spacing w:after="0"/>
                  <w:jc w:val="center"/>
                </w:pPr>
              </w:pPrChange>
            </w:pPr>
            <w:ins w:id="1436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43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19</w:t>
              </w:r>
            </w:ins>
            <w:ins w:id="1438" w:author="C.H.M. Maas [2]" w:date="2022-06-16T17:44:00Z">
              <w:del w:id="1439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44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22</w:delText>
                </w:r>
              </w:del>
            </w:ins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E36634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441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442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5E55E4E0" w14:textId="0FD4CB16" w:rsidTr="00C45633">
        <w:trPr>
          <w:trHeight w:val="22"/>
        </w:trPr>
        <w:tc>
          <w:tcPr>
            <w:tcW w:w="1637" w:type="pct"/>
          </w:tcPr>
          <w:p w14:paraId="0534A7D2" w14:textId="20AAFD17" w:rsidR="005369D9" w:rsidRPr="00C45633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443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444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445" w:author="Carolien Maas" w:date="2022-06-20T13:45:00Z">
              <w:r w:rsidRPr="00C45633">
                <w:rPr>
                  <w:rFonts w:ascii="Arial" w:hAnsi="Arial" w:cs="Arial"/>
                  <w:sz w:val="20"/>
                  <w:szCs w:val="20"/>
                  <w:lang w:val="en-GB"/>
                  <w:rPrChange w:id="1446" w:author="Carolien Maas" w:date="2022-06-20T13:47:00Z"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rPrChange>
                </w:rPr>
                <w:t xml:space="preserve">   </w:t>
              </w:r>
            </w:ins>
            <w:r w:rsidR="005369D9" w:rsidRPr="00C45633">
              <w:rPr>
                <w:rFonts w:ascii="Arial" w:hAnsi="Arial" w:cs="Arial"/>
                <w:sz w:val="20"/>
                <w:szCs w:val="20"/>
                <w:lang w:val="en-GB"/>
                <w:rPrChange w:id="1447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Arm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16C7C7" w14:textId="62FBDEB5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4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49" w:author="Carolien Maas" w:date="2022-06-20T13:43:00Z">
                <w:pPr>
                  <w:spacing w:after="0"/>
                  <w:jc w:val="center"/>
                </w:pPr>
              </w:pPrChange>
            </w:pPr>
            <w:ins w:id="1450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45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1452" w:author="C.H.M. Maas [2]" w:date="2022-06-16T17:44:00Z">
              <w:del w:id="1453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45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1455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45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FB08BE" w14:textId="47F36E1A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5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5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8B26A1" w14:textId="6C051EC3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5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60" w:author="Carolien Maas" w:date="2022-06-20T13:43:00Z">
                <w:pPr>
                  <w:spacing w:after="0"/>
                  <w:jc w:val="center"/>
                </w:pPr>
              </w:pPrChange>
            </w:pPr>
            <w:ins w:id="1461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46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1463" w:author="C.H.M. Maas [2]" w:date="2022-06-16T17:44:00Z">
              <w:del w:id="1464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46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1466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46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386601" w14:textId="379746FE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6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6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D19244" w14:textId="03D28C69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7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7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7FB792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7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7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6F308DFE" w14:textId="4BB25F2A" w:rsidTr="00C45633">
        <w:trPr>
          <w:trHeight w:val="22"/>
        </w:trPr>
        <w:tc>
          <w:tcPr>
            <w:tcW w:w="1637" w:type="pct"/>
          </w:tcPr>
          <w:p w14:paraId="203A3EEB" w14:textId="107BBEBA" w:rsidR="005369D9" w:rsidRPr="00C45633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474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475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476" w:author="Carolien Maas" w:date="2022-06-20T13:45:00Z">
              <w:r w:rsidRPr="00C45633">
                <w:rPr>
                  <w:rFonts w:ascii="Arial" w:hAnsi="Arial" w:cs="Arial"/>
                  <w:sz w:val="20"/>
                  <w:szCs w:val="20"/>
                  <w:lang w:val="en-GB"/>
                  <w:rPrChange w:id="1477" w:author="Carolien Maas" w:date="2022-06-20T13:47:00Z"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rPrChange>
                </w:rPr>
                <w:t xml:space="preserve">   </w:t>
              </w:r>
            </w:ins>
            <w:r w:rsidR="005369D9" w:rsidRPr="00C45633">
              <w:rPr>
                <w:rFonts w:ascii="Arial" w:hAnsi="Arial" w:cs="Arial"/>
                <w:sz w:val="20"/>
                <w:szCs w:val="20"/>
                <w:lang w:val="en-GB"/>
                <w:rPrChange w:id="1478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Leg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8C732B" w14:textId="62C4C7D9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7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80" w:author="Carolien Maas" w:date="2022-06-20T13:43:00Z">
                <w:pPr>
                  <w:spacing w:after="0"/>
                  <w:jc w:val="center"/>
                </w:pPr>
              </w:pPrChange>
            </w:pPr>
            <w:ins w:id="1481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48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1.30</w:t>
              </w:r>
            </w:ins>
            <w:ins w:id="1483" w:author="C.H.M. Maas [2]" w:date="2022-06-16T17:44:00Z">
              <w:del w:id="1484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48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1.30</w:delText>
                </w:r>
              </w:del>
            </w:ins>
            <w:del w:id="1486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48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1.30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2B227F" w14:textId="18F032F5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8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89" w:author="Carolien Maas" w:date="2022-06-20T13:43:00Z">
                <w:pPr>
                  <w:spacing w:after="0"/>
                  <w:jc w:val="center"/>
                </w:pPr>
              </w:pPrChange>
            </w:pPr>
            <w:ins w:id="1490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49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[0.99; 1.69]</w:t>
              </w:r>
            </w:ins>
            <w:ins w:id="1492" w:author="C.H.M. Maas [2]" w:date="2022-06-16T17:44:00Z">
              <w:del w:id="1493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49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[1.01; 1.68]</w:delText>
                </w:r>
              </w:del>
            </w:ins>
            <w:del w:id="1495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49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[1.01; 1.68]</w:delText>
              </w:r>
            </w:del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D72EF1" w14:textId="615585DA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9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498" w:author="Carolien Maas" w:date="2022-06-20T13:43:00Z">
                <w:pPr>
                  <w:spacing w:after="0"/>
                  <w:jc w:val="center"/>
                </w:pPr>
              </w:pPrChange>
            </w:pPr>
            <w:ins w:id="1499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0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1.30</w:t>
              </w:r>
            </w:ins>
            <w:ins w:id="1501" w:author="C.H.M. Maas [2]" w:date="2022-06-16T17:44:00Z">
              <w:del w:id="1502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0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1.30</w:delText>
                </w:r>
              </w:del>
            </w:ins>
            <w:del w:id="1504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0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1.30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CB0266" w14:textId="0D90EA80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0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07" w:author="Carolien Maas" w:date="2022-06-20T13:43:00Z">
                <w:pPr>
                  <w:spacing w:after="0"/>
                  <w:jc w:val="center"/>
                </w:pPr>
              </w:pPrChange>
            </w:pPr>
            <w:ins w:id="1508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0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[0.99; 1.69]</w:t>
              </w:r>
            </w:ins>
            <w:ins w:id="1510" w:author="C.H.M. Maas [2]" w:date="2022-06-16T17:44:00Z">
              <w:del w:id="1511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1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[1.01; 1.68]</w:delText>
                </w:r>
              </w:del>
            </w:ins>
            <w:del w:id="1513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1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[1.01; 1.68]</w:delText>
              </w:r>
            </w:del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54CA09" w14:textId="0B80D7EA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1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16" w:author="Carolien Maas" w:date="2022-06-20T13:43:00Z">
                <w:pPr>
                  <w:spacing w:after="0"/>
                  <w:jc w:val="center"/>
                </w:pPr>
              </w:pPrChange>
            </w:pPr>
            <w:del w:id="1517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1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22.1</w:delText>
              </w:r>
            </w:del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F9A34E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1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2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4EA6B8FC" w14:textId="47FAA108" w:rsidTr="00C45633">
        <w:trPr>
          <w:trHeight w:val="22"/>
        </w:trPr>
        <w:tc>
          <w:tcPr>
            <w:tcW w:w="1637" w:type="pct"/>
          </w:tcPr>
          <w:p w14:paraId="34C43D30" w14:textId="0012F076" w:rsidR="005369D9" w:rsidRPr="00C45633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521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522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523" w:author="Carolien Maas" w:date="2022-06-20T13:45:00Z">
              <w:r w:rsidRPr="00C45633">
                <w:rPr>
                  <w:rFonts w:ascii="Arial" w:hAnsi="Arial" w:cs="Arial"/>
                  <w:sz w:val="20"/>
                  <w:szCs w:val="20"/>
                  <w:lang w:val="en-GB"/>
                  <w:rPrChange w:id="1524" w:author="Carolien Maas" w:date="2022-06-20T13:47:00Z"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rPrChange>
                </w:rPr>
                <w:t xml:space="preserve">   </w:t>
              </w:r>
            </w:ins>
            <w:r w:rsidR="005369D9" w:rsidRPr="00C45633">
              <w:rPr>
                <w:rFonts w:ascii="Arial" w:hAnsi="Arial" w:cs="Arial"/>
                <w:sz w:val="20"/>
                <w:szCs w:val="20"/>
                <w:lang w:val="en-GB"/>
                <w:rPrChange w:id="1525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Trunk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6C3446" w14:textId="4DDC8ED6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2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27" w:author="Carolien Maas" w:date="2022-06-20T13:43:00Z">
                <w:pPr>
                  <w:spacing w:after="0"/>
                  <w:jc w:val="center"/>
                </w:pPr>
              </w:pPrChange>
            </w:pPr>
            <w:ins w:id="1528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2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1.46</w:t>
              </w:r>
            </w:ins>
            <w:ins w:id="1530" w:author="C.H.M. Maas [2]" w:date="2022-06-16T17:44:00Z">
              <w:del w:id="1531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3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1.46</w:delText>
                </w:r>
              </w:del>
            </w:ins>
            <w:del w:id="1533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3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1.46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1E5977" w14:textId="457992CB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3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36" w:author="Carolien Maas" w:date="2022-06-20T13:43:00Z">
                <w:pPr>
                  <w:spacing w:after="0"/>
                  <w:jc w:val="center"/>
                </w:pPr>
              </w:pPrChange>
            </w:pPr>
            <w:ins w:id="1537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3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[1.13; 1.88]</w:t>
              </w:r>
            </w:ins>
            <w:ins w:id="1539" w:author="C.H.M. Maas [2]" w:date="2022-06-16T17:44:00Z">
              <w:del w:id="1540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4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[1.15; 1.86]</w:delText>
                </w:r>
              </w:del>
            </w:ins>
            <w:del w:id="1542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4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1.86]</w:delText>
              </w:r>
            </w:del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5B039F" w14:textId="376C7D35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4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45" w:author="Carolien Maas" w:date="2022-06-20T13:43:00Z">
                <w:pPr>
                  <w:spacing w:after="0"/>
                  <w:jc w:val="center"/>
                </w:pPr>
              </w:pPrChange>
            </w:pPr>
            <w:ins w:id="1546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4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1.46</w:t>
              </w:r>
            </w:ins>
            <w:ins w:id="1548" w:author="C.H.M. Maas [2]" w:date="2022-06-16T17:44:00Z">
              <w:del w:id="1549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5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1.46</w:delText>
                </w:r>
              </w:del>
            </w:ins>
            <w:del w:id="1551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5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1.46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CB4BF7" w14:textId="0570627A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5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54" w:author="Carolien Maas" w:date="2022-06-20T13:43:00Z">
                <w:pPr>
                  <w:spacing w:after="0"/>
                  <w:jc w:val="center"/>
                </w:pPr>
              </w:pPrChange>
            </w:pPr>
            <w:ins w:id="1555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5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[1.13; 1.88]</w:t>
              </w:r>
            </w:ins>
            <w:ins w:id="1557" w:author="C.H.M. Maas [2]" w:date="2022-06-16T17:44:00Z">
              <w:del w:id="1558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59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[1.15; 1.86]</w:delText>
                </w:r>
              </w:del>
            </w:ins>
            <w:del w:id="1560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6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1.86]</w:delText>
              </w:r>
            </w:del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908AAB" w14:textId="13CD3B4D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6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6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00847F" w14:textId="63D9FF72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6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65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676F6101" w14:textId="2FE7FF1D" w:rsidTr="00C45633">
        <w:trPr>
          <w:trHeight w:val="22"/>
        </w:trPr>
        <w:tc>
          <w:tcPr>
            <w:tcW w:w="1637" w:type="pct"/>
          </w:tcPr>
          <w:p w14:paraId="6D138DA9" w14:textId="2EF2C54B" w:rsidR="005369D9" w:rsidRPr="00C45633" w:rsidRDefault="00061B1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566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567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568" w:author="Carolien Maas" w:date="2022-06-20T13:45:00Z">
              <w:r w:rsidRPr="00C45633">
                <w:rPr>
                  <w:rFonts w:ascii="Arial" w:hAnsi="Arial" w:cs="Arial"/>
                  <w:sz w:val="20"/>
                  <w:szCs w:val="20"/>
                  <w:lang w:val="en-GB"/>
                  <w:rPrChange w:id="1569" w:author="Carolien Maas" w:date="2022-06-20T13:47:00Z"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rPrChange>
                </w:rPr>
                <w:t xml:space="preserve">   </w:t>
              </w:r>
            </w:ins>
            <w:r w:rsidR="005369D9" w:rsidRPr="00C45633">
              <w:rPr>
                <w:rFonts w:ascii="Arial" w:hAnsi="Arial" w:cs="Arial"/>
                <w:sz w:val="20"/>
                <w:szCs w:val="20"/>
                <w:lang w:val="en-GB"/>
                <w:rPrChange w:id="1570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>Head and neck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2E7EBD" w14:textId="762B12D4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7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72" w:author="Carolien Maas" w:date="2022-06-20T13:43:00Z">
                <w:pPr>
                  <w:spacing w:after="0"/>
                  <w:jc w:val="center"/>
                </w:pPr>
              </w:pPrChange>
            </w:pPr>
            <w:ins w:id="1573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7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1.98</w:t>
              </w:r>
            </w:ins>
            <w:ins w:id="1575" w:author="C.H.M. Maas [2]" w:date="2022-06-16T17:44:00Z">
              <w:del w:id="1576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7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2.03</w:delText>
                </w:r>
              </w:del>
            </w:ins>
            <w:del w:id="1578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7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2.03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C0D354" w14:textId="04DCFC88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8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81" w:author="Carolien Maas" w:date="2022-06-20T13:43:00Z">
                <w:pPr>
                  <w:spacing w:after="0"/>
                  <w:jc w:val="center"/>
                </w:pPr>
              </w:pPrChange>
            </w:pPr>
            <w:ins w:id="1582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8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[1.44; 2.72]</w:t>
              </w:r>
            </w:ins>
            <w:ins w:id="1584" w:author="C.H.M. Maas [2]" w:date="2022-06-16T17:44:00Z">
              <w:del w:id="1585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8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[1.49; 2.75]</w:delText>
                </w:r>
              </w:del>
            </w:ins>
            <w:del w:id="1587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8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[1.49; 2.75]</w:delText>
              </w:r>
            </w:del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781FF9" w14:textId="113DC2DC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8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90" w:author="Carolien Maas" w:date="2022-06-20T13:43:00Z">
                <w:pPr>
                  <w:spacing w:after="0"/>
                  <w:jc w:val="center"/>
                </w:pPr>
              </w:pPrChange>
            </w:pPr>
            <w:ins w:id="1591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59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1.98</w:t>
              </w:r>
            </w:ins>
            <w:ins w:id="1593" w:author="C.H.M. Maas [2]" w:date="2022-06-16T17:44:00Z">
              <w:del w:id="1594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59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2.03</w:delText>
                </w:r>
              </w:del>
            </w:ins>
            <w:del w:id="1596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59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2.03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340D73" w14:textId="7C00A7A6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59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599" w:author="Carolien Maas" w:date="2022-06-20T13:43:00Z">
                <w:pPr>
                  <w:spacing w:after="0"/>
                  <w:jc w:val="center"/>
                </w:pPr>
              </w:pPrChange>
            </w:pPr>
            <w:ins w:id="1600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60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[1.44; 2.72]</w:t>
              </w:r>
            </w:ins>
            <w:ins w:id="1602" w:author="C.H.M. Maas [2]" w:date="2022-06-16T17:44:00Z">
              <w:del w:id="1603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60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[1.49; 2.75]</w:delText>
                </w:r>
              </w:del>
            </w:ins>
            <w:del w:id="1605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60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[1.49; 2.75]</w:delText>
              </w:r>
            </w:del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F32460" w14:textId="725C979D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0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0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32C27D" w14:textId="3DA29DFB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0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1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47E59128" w14:textId="205C3624" w:rsidTr="00C45633">
        <w:trPr>
          <w:trHeight w:val="22"/>
        </w:trPr>
        <w:tc>
          <w:tcPr>
            <w:tcW w:w="1637" w:type="pct"/>
          </w:tcPr>
          <w:p w14:paraId="604AB641" w14:textId="2F2679C3" w:rsidR="005369D9" w:rsidRPr="00C45633" w:rsidRDefault="005369D9" w:rsidP="00E32C4C">
            <w:pPr>
              <w:pStyle w:val="Compact"/>
              <w:spacing w:before="0" w:after="0"/>
              <w:rPr>
                <w:ins w:id="1611" w:author="C.H.M. Maas [2]" w:date="2022-06-16T16:38:00Z"/>
                <w:rFonts w:ascii="Arial" w:hAnsi="Arial" w:cs="Arial"/>
                <w:sz w:val="20"/>
                <w:szCs w:val="20"/>
                <w:lang w:val="en-GB"/>
                <w:rPrChange w:id="1612" w:author="Carolien Maas" w:date="2022-06-20T13:47:00Z">
                  <w:rPr>
                    <w:ins w:id="1613" w:author="C.H.M. Maas [2]" w:date="2022-06-16T16:38:00Z"/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614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615" w:author="C.H.M. Maas [2]" w:date="2022-06-16T16:38:00Z">
              <w:r w:rsidRPr="00C45633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1616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Breslow</w:t>
              </w:r>
              <w:r w:rsidRPr="00C45633">
                <w:rPr>
                  <w:rFonts w:ascii="Arial" w:hAnsi="Arial" w:cs="Arial"/>
                  <w:sz w:val="20"/>
                  <w:szCs w:val="20"/>
                  <w:lang w:val="en-GB"/>
                  <w:rPrChange w:id="1617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C45633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1618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thickness</w:t>
              </w:r>
            </w:ins>
          </w:p>
          <w:p w14:paraId="5C228500" w14:textId="2D3EBE5F" w:rsidR="005369D9" w:rsidRPr="00C45633" w:rsidRDefault="005369D9" w:rsidP="00E32C4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rPrChange w:id="1619" w:author="Carolien Maas" w:date="2022-06-20T13:47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pPrChange w:id="1620" w:author="Carolien Maas" w:date="2022-06-20T13:43:00Z">
                <w:pPr>
                  <w:pStyle w:val="Compact"/>
                  <w:spacing w:before="0" w:after="0"/>
                </w:pPr>
              </w:pPrChange>
            </w:pPr>
            <w:ins w:id="1621" w:author="C.H.M. Maas [2]" w:date="2022-06-16T16:38:00Z">
              <w:r w:rsidRPr="00C45633">
                <w:rPr>
                  <w:rFonts w:ascii="Arial" w:hAnsi="Arial" w:cs="Arial"/>
                  <w:sz w:val="20"/>
                  <w:szCs w:val="20"/>
                  <w:rPrChange w:id="1622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(</w:t>
              </w:r>
              <w:proofErr w:type="spellStart"/>
              <w:r w:rsidRPr="00C45633">
                <w:rPr>
                  <w:rFonts w:ascii="Arial" w:hAnsi="Arial" w:cs="Arial"/>
                  <w:sz w:val="20"/>
                  <w:szCs w:val="20"/>
                  <w:rPrChange w:id="1623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i.q.r</w:t>
              </w:r>
              <w:proofErr w:type="spellEnd"/>
              <w:r w:rsidRPr="00C45633">
                <w:rPr>
                  <w:rFonts w:ascii="Arial" w:hAnsi="Arial" w:cs="Arial"/>
                  <w:sz w:val="20"/>
                  <w:szCs w:val="20"/>
                  <w:rPrChange w:id="1624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. 3</w:t>
              </w:r>
              <w:r w:rsidRPr="00C45633">
                <w:rPr>
                  <w:rFonts w:ascii="Cambria Math" w:hAnsi="Cambria Math" w:cs="Cambria Math"/>
                  <w:sz w:val="20"/>
                  <w:szCs w:val="20"/>
                  <w:rPrChange w:id="1625" w:author="Carolien Maas" w:date="2022-06-20T13:47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C45633">
                <w:rPr>
                  <w:rFonts w:ascii="Arial" w:hAnsi="Arial" w:cs="Arial"/>
                  <w:sz w:val="20"/>
                  <w:szCs w:val="20"/>
                  <w:rPrChange w:id="1626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5 versus 1</w:t>
              </w:r>
              <w:r w:rsidRPr="00C45633">
                <w:rPr>
                  <w:rFonts w:ascii="Cambria Math" w:hAnsi="Cambria Math" w:cs="Cambria Math"/>
                  <w:sz w:val="20"/>
                  <w:szCs w:val="20"/>
                  <w:rPrChange w:id="1627" w:author="Carolien Maas" w:date="2022-06-20T13:47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C45633">
                <w:rPr>
                  <w:rFonts w:ascii="Arial" w:hAnsi="Arial" w:cs="Arial"/>
                  <w:sz w:val="20"/>
                  <w:szCs w:val="20"/>
                  <w:rPrChange w:id="1628" w:author="Carolien Maas" w:date="2022-06-20T13:47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2 mm)</w:t>
              </w:r>
            </w:ins>
            <w:del w:id="1629" w:author="C.H.M. Maas [2]" w:date="2022-06-16T16:38:00Z">
              <w:r w:rsidRPr="00C45633" w:rsidDel="009F6C8D">
                <w:rPr>
                  <w:rFonts w:ascii="Arial" w:hAnsi="Arial" w:cs="Arial"/>
                  <w:b/>
                  <w:sz w:val="20"/>
                  <w:szCs w:val="20"/>
                  <w:rPrChange w:id="1630" w:author="Carolien Maas" w:date="2022-06-20T13:47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Breslow</w:delText>
              </w:r>
            </w:del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553F4C" w14:textId="1ADA5954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3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32" w:author="Carolien Maas" w:date="2022-06-20T13:43:00Z">
                <w:pPr>
                  <w:spacing w:after="0"/>
                  <w:jc w:val="center"/>
                </w:pPr>
              </w:pPrChange>
            </w:pPr>
            <w:ins w:id="1633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63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2.57</w:t>
              </w:r>
            </w:ins>
            <w:ins w:id="1635" w:author="C.H.M. Maas [2]" w:date="2022-06-16T17:44:00Z">
              <w:del w:id="1636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63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2.41</w:delText>
                </w:r>
              </w:del>
            </w:ins>
            <w:del w:id="1638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63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2.27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6A0878" w14:textId="26C39236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4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41" w:author="Carolien Maas" w:date="2022-06-20T13:43:00Z">
                <w:pPr>
                  <w:spacing w:after="0"/>
                  <w:jc w:val="center"/>
                </w:pPr>
              </w:pPrChange>
            </w:pPr>
            <w:ins w:id="1642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64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[2.26; 2.93]</w:t>
              </w:r>
            </w:ins>
            <w:ins w:id="1644" w:author="C.H.M. Maas [2]" w:date="2022-06-16T17:44:00Z">
              <w:del w:id="1645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64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[2.12; 2.73]</w:delText>
                </w:r>
              </w:del>
            </w:ins>
            <w:del w:id="1647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64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[2.02; 2.56]</w:delText>
              </w:r>
            </w:del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D3D6D5" w14:textId="4DD09134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4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50" w:author="Carolien Maas" w:date="2022-06-20T13:43:00Z">
                <w:pPr>
                  <w:spacing w:after="0"/>
                  <w:jc w:val="center"/>
                </w:pPr>
              </w:pPrChange>
            </w:pPr>
            <w:ins w:id="1651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65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1.59</w:t>
              </w:r>
            </w:ins>
            <w:ins w:id="1653" w:author="C.H.M. Maas [2]" w:date="2022-06-16T17:44:00Z">
              <w:del w:id="1654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65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1.60</w:delText>
                </w:r>
              </w:del>
            </w:ins>
            <w:del w:id="1656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65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1.55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B1CF91" w14:textId="7B8B9915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5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59" w:author="Carolien Maas" w:date="2022-06-20T13:43:00Z">
                <w:pPr>
                  <w:spacing w:after="0"/>
                  <w:jc w:val="center"/>
                </w:pPr>
              </w:pPrChange>
            </w:pPr>
            <w:ins w:id="1660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661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[1.34; 1.88]</w:t>
              </w:r>
            </w:ins>
            <w:ins w:id="1662" w:author="C.H.M. Maas [2]" w:date="2022-06-16T17:44:00Z">
              <w:del w:id="1663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664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[1.35; 1.89]</w:delText>
                </w:r>
              </w:del>
            </w:ins>
            <w:del w:id="1665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666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[1.14; 2.10]</w:delText>
              </w:r>
            </w:del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E31D78" w14:textId="1E9320EE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6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68" w:author="Carolien Maas" w:date="2022-06-20T13:43:00Z">
                <w:pPr>
                  <w:spacing w:after="0"/>
                  <w:jc w:val="center"/>
                </w:pPr>
              </w:pPrChange>
            </w:pPr>
            <w:ins w:id="1669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67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218</w:t>
              </w:r>
            </w:ins>
            <w:ins w:id="1671" w:author="C.H.M. Maas [2]" w:date="2022-06-16T17:44:00Z">
              <w:del w:id="1672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673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208</w:delText>
                </w:r>
              </w:del>
            </w:ins>
            <w:del w:id="1674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67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207.7</w:delText>
              </w:r>
            </w:del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95B8F4" w14:textId="40914A6C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76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77" w:author="Carolien Maas" w:date="2022-06-20T13:43:00Z">
                <w:pPr>
                  <w:spacing w:after="0"/>
                  <w:jc w:val="center"/>
                </w:pPr>
              </w:pPrChange>
            </w:pPr>
            <w:ins w:id="1678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67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21</w:t>
              </w:r>
            </w:ins>
            <w:ins w:id="1680" w:author="C.H.M. Maas [2]" w:date="2022-06-16T17:44:00Z">
              <w:del w:id="1681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682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16</w:delText>
                </w:r>
              </w:del>
            </w:ins>
            <w:del w:id="1683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68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16.1</w:delText>
              </w:r>
            </w:del>
          </w:p>
        </w:tc>
      </w:tr>
      <w:tr w:rsidR="00C45633" w:rsidRPr="00C45633" w14:paraId="2F42DC86" w14:textId="144CC2DD" w:rsidTr="00C45633">
        <w:trPr>
          <w:trHeight w:val="22"/>
        </w:trPr>
        <w:tc>
          <w:tcPr>
            <w:tcW w:w="1637" w:type="pct"/>
          </w:tcPr>
          <w:p w14:paraId="16305D5C" w14:textId="730615A6" w:rsidR="005369D9" w:rsidRPr="00C45633" w:rsidRDefault="005369D9" w:rsidP="00E32C4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685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pPrChange w:id="1686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C45633">
              <w:rPr>
                <w:rFonts w:ascii="Arial" w:hAnsi="Arial" w:cs="Arial"/>
                <w:b/>
                <w:sz w:val="20"/>
                <w:szCs w:val="20"/>
                <w:lang w:val="en-GB"/>
                <w:rPrChange w:id="1687" w:author="Carolien Maas" w:date="2022-06-20T13:47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SN tumour burden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7A4140" w14:textId="06FA6D62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8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8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7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26223E" w14:textId="3370BC74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9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91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FC973E" w14:textId="5C93C536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9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693" w:author="Carolien Maas" w:date="2022-06-20T13:43:00Z">
                <w:pPr>
                  <w:spacing w:after="0"/>
                  <w:jc w:val="center"/>
                </w:pPr>
              </w:pPrChange>
            </w:pPr>
            <w:ins w:id="1694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695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5.15</w:t>
              </w:r>
            </w:ins>
            <w:ins w:id="1696" w:author="C.H.M. Maas [2]" w:date="2022-06-16T17:44:00Z">
              <w:del w:id="1697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698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4.66</w:delText>
                </w:r>
              </w:del>
            </w:ins>
            <w:del w:id="1699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700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1.21</w:delText>
              </w:r>
            </w:del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3B7269" w14:textId="66F023CF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01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02" w:author="Carolien Maas" w:date="2022-06-20T13:43:00Z">
                <w:pPr>
                  <w:spacing w:after="0"/>
                  <w:jc w:val="center"/>
                </w:pPr>
              </w:pPrChange>
            </w:pPr>
            <w:ins w:id="1703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704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[2.51; 10.59]</w:t>
              </w:r>
            </w:ins>
            <w:ins w:id="1705" w:author="C.H.M. Maas [2]" w:date="2022-06-16T17:44:00Z">
              <w:del w:id="1706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707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[2.34; 9.28]</w:delText>
                </w:r>
              </w:del>
            </w:ins>
            <w:del w:id="1708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709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[1.11; 1.31]</w:delText>
              </w:r>
            </w:del>
          </w:p>
        </w:tc>
        <w:tc>
          <w:tcPr>
            <w:tcW w:w="4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11C95A" w14:textId="2BB9F801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10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11" w:author="Carolien Maas" w:date="2022-06-20T13:43:00Z">
                <w:pPr>
                  <w:spacing w:after="0"/>
                  <w:jc w:val="center"/>
                </w:pPr>
              </w:pPrChange>
            </w:pPr>
            <w:ins w:id="1712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71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20</w:t>
              </w:r>
            </w:ins>
            <w:ins w:id="1714" w:author="C.H.M. Maas [2]" w:date="2022-06-16T17:44:00Z">
              <w:del w:id="1715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716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19</w:delText>
                </w:r>
              </w:del>
            </w:ins>
            <w:del w:id="1717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71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19.2</w:delText>
              </w:r>
            </w:del>
          </w:p>
        </w:tc>
        <w:tc>
          <w:tcPr>
            <w:tcW w:w="4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DC6670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1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2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7395BA1B" w14:textId="06957D62" w:rsidTr="00C45633">
        <w:trPr>
          <w:trHeight w:val="22"/>
        </w:trPr>
        <w:tc>
          <w:tcPr>
            <w:tcW w:w="1637" w:type="pct"/>
          </w:tcPr>
          <w:p w14:paraId="50435DA8" w14:textId="0D49D115" w:rsidR="005369D9" w:rsidRPr="00C45633" w:rsidRDefault="005369D9" w:rsidP="00E32C4C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721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pPrChange w:id="1722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C45633">
              <w:rPr>
                <w:rFonts w:ascii="Arial" w:hAnsi="Arial" w:cs="Arial"/>
                <w:i/>
                <w:sz w:val="20"/>
                <w:szCs w:val="20"/>
                <w:lang w:val="en-GB"/>
                <w:rPrChange w:id="1723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</w:t>
            </w:r>
            <w:r w:rsidRPr="00C45633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724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1</w:t>
            </w:r>
          </w:p>
        </w:tc>
        <w:tc>
          <w:tcPr>
            <w:tcW w:w="432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436CE440" w14:textId="30B3A4F9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2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26" w:author="Carolien Maas" w:date="2022-06-20T13:43:00Z">
                <w:pPr>
                  <w:spacing w:after="0"/>
                  <w:jc w:val="center"/>
                </w:pPr>
              </w:pPrChange>
            </w:pPr>
            <w:ins w:id="1727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728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0.77</w:t>
              </w:r>
            </w:ins>
            <w:ins w:id="1729" w:author="C.H.M. Maas [2]" w:date="2022-06-16T17:44:00Z">
              <w:del w:id="1730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731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0.76</w:delText>
                </w:r>
              </w:del>
            </w:ins>
            <w:del w:id="1732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733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0.76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437D4C82" w14:textId="23C04634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34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35" w:author="Carolien Maas" w:date="2022-06-20T13:43:00Z">
                <w:pPr>
                  <w:spacing w:after="0"/>
                  <w:jc w:val="center"/>
                </w:pPr>
              </w:pPrChange>
            </w:pPr>
            <w:ins w:id="1736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73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[0.75; 0.78]</w:t>
              </w:r>
            </w:ins>
            <w:ins w:id="1738" w:author="C.H.M. Maas [2]" w:date="2022-06-16T17:44:00Z">
              <w:del w:id="1739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740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[0.75; 0.78]</w:delText>
                </w:r>
              </w:del>
            </w:ins>
            <w:del w:id="1741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74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[0.75; 0.78]</w:delText>
              </w:r>
            </w:del>
          </w:p>
        </w:tc>
        <w:tc>
          <w:tcPr>
            <w:tcW w:w="431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38ECE83A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43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44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862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389A3D10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4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4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4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791FDCB9" w14:textId="44CE4783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47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48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28" w:type="pct"/>
            <w:tcBorders>
              <w:top w:val="nil"/>
              <w:left w:val="nil"/>
              <w:right w:val="nil"/>
            </w:tcBorders>
          </w:tcPr>
          <w:p w14:paraId="2FF7BB72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4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5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  <w:tr w:rsidR="00C45633" w:rsidRPr="00C45633" w14:paraId="2457B2E6" w14:textId="4DDEC9A6" w:rsidTr="00C45633">
        <w:tblPrEx>
          <w:tblPrExChange w:id="1751" w:author="Carolien Maas" w:date="2022-06-20T13:48:00Z">
            <w:tblPrEx>
              <w:tblW w:w="3735" w:type="pct"/>
            </w:tblPrEx>
          </w:tblPrExChange>
        </w:tblPrEx>
        <w:trPr>
          <w:trHeight w:val="22"/>
          <w:trPrChange w:id="1752" w:author="Carolien Maas" w:date="2022-06-20T13:48:00Z">
            <w:trPr>
              <w:gridAfter w:val="0"/>
              <w:wAfter w:w="7" w:type="pct"/>
              <w:trHeight w:val="22"/>
            </w:trPr>
          </w:trPrChange>
        </w:trPr>
        <w:tc>
          <w:tcPr>
            <w:tcW w:w="1637" w:type="pct"/>
            <w:tcBorders>
              <w:bottom w:val="single" w:sz="4" w:space="0" w:color="auto"/>
            </w:tcBorders>
            <w:tcPrChange w:id="1753" w:author="Carolien Maas" w:date="2022-06-20T13:48:00Z">
              <w:tcPr>
                <w:tcW w:w="1987" w:type="pct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3AC9A523" w14:textId="63E6CC3F" w:rsidR="005369D9" w:rsidRPr="00C45633" w:rsidRDefault="005369D9" w:rsidP="00E32C4C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754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pPrChange w:id="1755" w:author="Carolien Maas" w:date="2022-06-20T13:43:00Z">
                <w:pPr>
                  <w:pStyle w:val="Compact"/>
                  <w:spacing w:before="0" w:after="0"/>
                </w:pPr>
              </w:pPrChange>
            </w:pPr>
            <w:r w:rsidRPr="00C45633">
              <w:rPr>
                <w:rFonts w:ascii="Arial" w:hAnsi="Arial" w:cs="Arial"/>
                <w:i/>
                <w:sz w:val="20"/>
                <w:szCs w:val="20"/>
                <w:lang w:val="en-GB"/>
                <w:rPrChange w:id="1756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 recalibrated MSM</w:t>
            </w:r>
            <w:r w:rsidRPr="00C45633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757" w:author="Carolien Maas" w:date="2022-06-20T13:47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1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758" w:author="Carolien Maas" w:date="2022-06-20T13:48:00Z">
              <w:tcPr>
                <w:tcW w:w="523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64D1123E" w14:textId="6F9F693A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5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760" w:author="Carolien Maas" w:date="2022-06-20T13:43:00Z">
                <w:pPr>
                  <w:spacing w:after="0"/>
                  <w:jc w:val="center"/>
                </w:pPr>
              </w:pPrChange>
            </w:pPr>
            <w:ins w:id="1761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76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0.79</w:t>
              </w:r>
            </w:ins>
            <w:ins w:id="1763" w:author="C.H.M. Maas [2]" w:date="2022-06-16T17:44:00Z">
              <w:del w:id="1764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76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0.78</w:delText>
                </w:r>
              </w:del>
            </w:ins>
            <w:del w:id="1766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76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0.78</w:delText>
              </w:r>
            </w:del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768" w:author="Carolien Maas" w:date="2022-06-20T13:48:00Z">
              <w:tcPr>
                <w:tcW w:w="942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43B5CF42" w14:textId="1BD1D565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6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  <w:pPrChange w:id="1770" w:author="Carolien Maas" w:date="2022-06-20T13:43:00Z">
                <w:pPr>
                  <w:spacing w:after="0"/>
                  <w:jc w:val="center"/>
                </w:pPr>
              </w:pPrChange>
            </w:pPr>
            <w:ins w:id="1771" w:author="Carolien Maas" w:date="2022-06-20T13:18:00Z">
              <w:r w:rsidRPr="00C45633">
                <w:rPr>
                  <w:rFonts w:ascii="Arial" w:hAnsi="Arial" w:cs="Arial"/>
                  <w:color w:val="000000"/>
                  <w:sz w:val="20"/>
                  <w:szCs w:val="20"/>
                  <w:rPrChange w:id="1772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t>[0.77; 0.81]</w:t>
              </w:r>
            </w:ins>
            <w:ins w:id="1773" w:author="C.H.M. Maas [2]" w:date="2022-06-16T17:44:00Z">
              <w:del w:id="1774" w:author="Carolien Maas" w:date="2022-06-20T13:18:00Z">
                <w:r w:rsidRPr="00C45633" w:rsidDel="002B38B9">
                  <w:rPr>
                    <w:rFonts w:ascii="Arial" w:hAnsi="Arial" w:cs="Arial"/>
                    <w:color w:val="000000"/>
                    <w:sz w:val="20"/>
                    <w:szCs w:val="20"/>
                    <w:rPrChange w:id="1775" w:author="Carolien Maas" w:date="2022-06-20T13:47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[0.76; 0.80]</w:delText>
                </w:r>
              </w:del>
            </w:ins>
            <w:del w:id="1776" w:author="Carolien Maas" w:date="2022-06-20T13:18:00Z">
              <w:r w:rsidRPr="00C45633" w:rsidDel="002B38B9">
                <w:rPr>
                  <w:rFonts w:ascii="Arial" w:hAnsi="Arial" w:cs="Arial"/>
                  <w:color w:val="000000"/>
                  <w:sz w:val="20"/>
                  <w:szCs w:val="20"/>
                  <w:rPrChange w:id="1777" w:author="Carolien Maas" w:date="2022-06-20T13:47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0.80]</w:delText>
              </w:r>
            </w:del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778" w:author="Carolien Maas" w:date="2022-06-20T13:48:00Z">
              <w:tcPr>
                <w:tcW w:w="19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30DCDEAF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79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80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781" w:author="Carolien Maas" w:date="2022-06-20T13:48:00Z">
              <w:tcPr>
                <w:tcW w:w="64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06A55AE9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82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83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1784" w:author="Carolien Maas" w:date="2022-06-20T13:48:00Z">
              <w:tcPr>
                <w:tcW w:w="52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4934CEA7" w14:textId="10256BCD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85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86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  <w:tc>
          <w:tcPr>
            <w:tcW w:w="428" w:type="pct"/>
            <w:tcBorders>
              <w:top w:val="nil"/>
              <w:left w:val="nil"/>
              <w:bottom w:val="single" w:sz="4" w:space="0" w:color="auto"/>
              <w:right w:val="nil"/>
            </w:tcBorders>
            <w:tcPrChange w:id="1787" w:author="Carolien Maas" w:date="2022-06-20T13:48:00Z">
              <w:tcPr>
                <w:tcW w:w="176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6EAB8D9" w14:textId="77777777" w:rsidR="005369D9" w:rsidRPr="00C45633" w:rsidRDefault="005369D9" w:rsidP="00E32C4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88" w:author="Carolien Maas" w:date="2022-06-20T13:47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  <w:pPrChange w:id="1789" w:author="Carolien Maas" w:date="2022-06-20T13:43:00Z">
                <w:pPr>
                  <w:spacing w:after="0"/>
                  <w:jc w:val="center"/>
                </w:pPr>
              </w:pPrChange>
            </w:pPr>
          </w:p>
        </w:tc>
      </w:tr>
    </w:tbl>
    <w:p w14:paraId="5211911F" w14:textId="283680E1" w:rsidR="005509E4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BA7FF0">
        <w:rPr>
          <w:rFonts w:ascii="Arial" w:hAnsi="Arial" w:cs="Arial"/>
          <w:lang w:val="en-GB"/>
        </w:rPr>
        <w:t xml:space="preserve">The </w:t>
      </w:r>
      <w:r w:rsidR="00BA7FF0" w:rsidRPr="005B2974">
        <w:rPr>
          <w:rFonts w:ascii="Arial" w:hAnsi="Arial" w:cs="Arial"/>
          <w:lang w:val="en-GB"/>
        </w:rPr>
        <w:t>C-index</w:t>
      </w:r>
      <w:r w:rsidR="002E410A" w:rsidRPr="005B2974">
        <w:rPr>
          <w:rFonts w:ascii="Arial" w:hAnsi="Arial" w:cs="Arial"/>
          <w:lang w:val="en-GB"/>
        </w:rPr>
        <w:t xml:space="preserve"> is corrected for optimism. </w:t>
      </w:r>
      <w:r w:rsidR="005509E4" w:rsidRPr="005B2974">
        <w:rPr>
          <w:rFonts w:ascii="Arial" w:hAnsi="Arial" w:cs="Arial"/>
          <w:lang w:val="en-GB"/>
        </w:rPr>
        <w:t xml:space="preserve">Abbreviations: </w:t>
      </w:r>
      <w:r w:rsidR="008E2F6D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8E2F6D" w:rsidRPr="005B2974">
        <w:rPr>
          <w:rFonts w:ascii="Arial" w:eastAsiaTheme="minorEastAsia" w:hAnsi="Arial" w:cs="Arial"/>
          <w:lang w:val="en-GB"/>
        </w:rPr>
        <w:t xml:space="preserve"> </w:t>
      </w:r>
      <w:r w:rsidR="008E2F6D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8E2F6D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8E2F6D" w:rsidRPr="005B2974">
        <w:rPr>
          <w:rFonts w:ascii="Arial" w:hAnsi="Arial" w:cs="Arial"/>
          <w:lang w:val="en-GB"/>
        </w:rPr>
        <w:t>interaction term with positive SN status</w:t>
      </w:r>
      <w:r w:rsidR="00E93547" w:rsidRPr="005B2974">
        <w:rPr>
          <w:rFonts w:ascii="Arial" w:hAnsi="Arial" w:cs="Arial"/>
          <w:lang w:val="en-GB"/>
        </w:rPr>
        <w:t>.</w:t>
      </w:r>
    </w:p>
    <w:p w14:paraId="5AD5B2F8" w14:textId="77777777" w:rsidR="008950EC" w:rsidRPr="005B2974" w:rsidRDefault="008950EC" w:rsidP="008950EC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br w:type="page"/>
      </w:r>
    </w:p>
    <w:p w14:paraId="7E31C40D" w14:textId="6DA94FE6" w:rsidR="008950EC" w:rsidRDefault="008950EC" w:rsidP="008950EC">
      <w:pPr>
        <w:spacing w:after="0" w:line="240" w:lineRule="auto"/>
        <w:rPr>
          <w:ins w:id="1790" w:author="C.H.M. Maas [2]" w:date="2022-06-09T14:04:00Z"/>
          <w:rFonts w:ascii="Arial" w:hAnsi="Arial" w:cs="Arial"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1. Risk distribution and nomogram</w:t>
      </w:r>
      <w:r w:rsidRPr="005B2974">
        <w:rPr>
          <w:rFonts w:ascii="Arial" w:hAnsi="Arial" w:cs="Arial"/>
          <w:lang w:val="en-GB"/>
        </w:rPr>
        <w:t>.</w:t>
      </w:r>
    </w:p>
    <w:p w14:paraId="136B1D7F" w14:textId="243333FC" w:rsidR="00460AAF" w:rsidRPr="005B2974" w:rsidDel="00460AAF" w:rsidRDefault="00982D4E" w:rsidP="008950EC">
      <w:pPr>
        <w:spacing w:after="0" w:line="240" w:lineRule="auto"/>
        <w:rPr>
          <w:del w:id="1791" w:author="C.H.M. Maas [2]" w:date="2022-06-09T14:04:00Z"/>
          <w:rFonts w:ascii="Arial" w:hAnsi="Arial" w:cs="Arial"/>
          <w:lang w:val="en-GB"/>
        </w:rPr>
      </w:pPr>
      <w:ins w:id="1792" w:author="Carolien Maas" w:date="2022-06-20T13:23:00Z">
        <w:r w:rsidRPr="00982D4E">
          <w:rPr>
            <w:rFonts w:ascii="Arial" w:hAnsi="Arial" w:cs="Arial"/>
            <w:noProof/>
            <w:lang w:eastAsia="nl-NL"/>
          </w:rPr>
          <w:drawing>
            <wp:inline distT="0" distB="0" distL="0" distR="0" wp14:anchorId="63F7EAE2" wp14:editId="51E169A5">
              <wp:extent cx="4935582" cy="4157330"/>
              <wp:effectExtent l="0" t="0" r="0" b="0"/>
              <wp:docPr id="3" name="Picture 3" descr="Z:\Project Melanoom\PaperMelanoma\Results\Nom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Z:\Project Melanoom\PaperMelanoma\Results\Nomogram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43681" cy="41641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B3A4043" w14:textId="767FBE5C" w:rsidR="0094449B" w:rsidRPr="005B2974" w:rsidRDefault="00E32C4C" w:rsidP="008950EC">
      <w:pPr>
        <w:spacing w:after="0" w:line="240" w:lineRule="auto"/>
        <w:rPr>
          <w:rFonts w:ascii="Arial" w:hAnsi="Arial" w:cs="Arial"/>
          <w:lang w:val="en-GB"/>
        </w:rPr>
      </w:pPr>
      <w:del w:id="1793" w:author="Carolien Maas" w:date="2022-06-20T13:23:00Z">
        <w:r>
          <w:rPr>
            <w:rFonts w:ascii="Arial" w:hAnsi="Arial" w:cs="Arial"/>
            <w:noProof/>
            <w:lang w:eastAsia="nl-NL"/>
          </w:rPr>
          <w:pict w14:anchorId="6D3241B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52.95pt;height:343.25pt">
              <v:imagedata r:id="rId11" o:title="Nomogram"/>
            </v:shape>
          </w:pict>
        </w:r>
      </w:del>
      <w:del w:id="1794" w:author="C.H.M. Maas [2]" w:date="2022-06-09T14:05:00Z">
        <w:r w:rsidR="0067719E">
          <w:rPr>
            <w:rFonts w:ascii="Arial" w:hAnsi="Arial" w:cs="Arial"/>
            <w:noProof/>
            <w:lang w:eastAsia="nl-NL"/>
          </w:rPr>
          <w:pict w14:anchorId="0C722F69">
            <v:shape id="_x0000_i1026" type="#_x0000_t75" style="width:5in;height:5in">
              <v:imagedata r:id="rId12" o:title="Risk"/>
            </v:shape>
          </w:pict>
        </w:r>
      </w:del>
      <w:ins w:id="1795" w:author="C.H.M. Maas [2]" w:date="2022-06-09T14:06:00Z">
        <w:del w:id="1796" w:author="Carolien Maas" w:date="2022-06-20T13:23:00Z">
          <w:r w:rsidR="00463795" w:rsidRPr="00463795" w:rsidDel="00982D4E">
            <w:rPr>
              <w:rFonts w:ascii="Arial" w:hAnsi="Arial" w:cs="Arial"/>
              <w:noProof/>
              <w:lang w:eastAsia="nl-NL"/>
            </w:rPr>
            <w:drawing>
              <wp:inline distT="0" distB="0" distL="0" distR="0" wp14:anchorId="7E8DB31B" wp14:editId="6C390DCD">
                <wp:extent cx="4572000" cy="4572000"/>
                <wp:effectExtent l="0" t="0" r="0" b="0"/>
                <wp:docPr id="2" name="Picture 2" descr="Z:\Project Melanoom\PaperMelanoma\Results\Risk.distribu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Z:\Project Melanoom\PaperMelanoma\Results\Risk.distribu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0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1797" w:author="Carolien Maas" w:date="2022-06-20T13:23:00Z">
        <w:r w:rsidR="00982D4E" w:rsidRPr="00982D4E">
          <w:rPr>
            <w:rFonts w:ascii="Arial" w:hAnsi="Arial" w:cs="Arial"/>
            <w:noProof/>
            <w:lang w:eastAsia="nl-NL"/>
          </w:rPr>
          <w:drawing>
            <wp:inline distT="0" distB="0" distL="0" distR="0" wp14:anchorId="244B717F" wp14:editId="36ADA0FB">
              <wp:extent cx="4572000" cy="4572000"/>
              <wp:effectExtent l="0" t="0" r="0" b="0"/>
              <wp:docPr id="1" name="Picture 1" descr="Z:\Project Melanoom\PaperMelanoma\Results\Risk.distributio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Z:\Project Melanoom\PaperMelanoma\Results\Risk.distribution.png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0" cy="457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="0094449B" w:rsidRPr="005B2974">
        <w:rPr>
          <w:rFonts w:ascii="Arial" w:hAnsi="Arial" w:cs="Arial"/>
          <w:lang w:val="en-GB"/>
        </w:rPr>
        <w:br w:type="page"/>
      </w:r>
    </w:p>
    <w:p w14:paraId="5309BA40" w14:textId="5ADCD6D8" w:rsidR="000539B8" w:rsidRPr="005B2974" w:rsidRDefault="000539B8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p w14:paraId="660AB567" w14:textId="78541CA8" w:rsidR="00C9552E" w:rsidRPr="005B2974" w:rsidRDefault="00F539A4" w:rsidP="00B615A2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t>Figure 1</w:t>
      </w:r>
      <w:r w:rsidR="0094449B" w:rsidRPr="005B2974">
        <w:rPr>
          <w:rFonts w:ascii="Arial" w:hAnsi="Arial" w:cs="Arial"/>
          <w:b/>
          <w:lang w:val="en-GB"/>
        </w:rPr>
        <w:t>.</w:t>
      </w:r>
      <w:r w:rsidR="00047475">
        <w:rPr>
          <w:rFonts w:ascii="Arial" w:hAnsi="Arial" w:cs="Arial"/>
          <w:b/>
          <w:lang w:val="en-GB"/>
        </w:rPr>
        <w:t xml:space="preserve"> Calibration curves of the </w:t>
      </w:r>
      <w:r w:rsidR="000A6C4A" w:rsidRPr="005B2974">
        <w:rPr>
          <w:rFonts w:ascii="Arial" w:hAnsi="Arial" w:cs="Arial"/>
          <w:b/>
          <w:lang w:val="en-GB"/>
        </w:rPr>
        <w:t xml:space="preserve">final model predicting recurrence for each centre for </w:t>
      </w:r>
      <w:r w:rsidR="00C9552E" w:rsidRPr="005B2974">
        <w:rPr>
          <w:rFonts w:ascii="Arial" w:hAnsi="Arial" w:cs="Arial"/>
          <w:b/>
          <w:lang w:val="en-GB"/>
        </w:rPr>
        <w:t>all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  <w:del w:id="1798" w:author="Carolien Maas" w:date="2022-06-20T13:24:00Z">
        <w:r w:rsidR="00E32C4C">
          <w:rPr>
            <w:rFonts w:ascii="Arial" w:hAnsi="Arial" w:cs="Arial"/>
            <w:b/>
            <w:noProof/>
            <w:lang w:eastAsia="nl-NL"/>
          </w:rPr>
          <w:pict w14:anchorId="302C54B4">
            <v:shape id="_x0000_i1027" type="#_x0000_t75" style="width:453.75pt;height:453.75pt">
              <v:imagedata r:id="rId15" o:title="Rec"/>
            </v:shape>
          </w:pict>
        </w:r>
      </w:del>
      <w:ins w:id="1799" w:author="Carolien Maas" w:date="2022-06-20T13:24:00Z">
        <w:r w:rsidR="00E32C4C">
          <w:rPr>
            <w:rFonts w:ascii="Arial" w:hAnsi="Arial" w:cs="Arial"/>
            <w:b/>
            <w:noProof/>
            <w:lang w:eastAsia="nl-NL"/>
          </w:rPr>
          <w:pict w14:anchorId="4DDC51E4">
            <v:shape id="_x0000_i1028" type="#_x0000_t75" style="width:453.75pt;height:453.75pt">
              <v:imagedata r:id="rId16" o:title="Rec.5"/>
            </v:shape>
          </w:pict>
        </w:r>
      </w:ins>
    </w:p>
    <w:p w14:paraId="43D883B3" w14:textId="77777777" w:rsidR="00C767E5" w:rsidRPr="005B2974" w:rsidRDefault="00C767E5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3B7D9963" w14:textId="4A8BC5FD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 xml:space="preserve">Figure 2. Calibration curves </w:t>
      </w:r>
      <w:r w:rsidR="00B326A1"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</w:t>
      </w:r>
      <w:r w:rsidR="00BD5C93" w:rsidRPr="005B2974">
        <w:rPr>
          <w:rFonts w:ascii="Arial" w:hAnsi="Arial" w:cs="Arial"/>
          <w:b/>
          <w:lang w:val="en-GB"/>
        </w:rPr>
        <w:t xml:space="preserve">calibrated </w:t>
      </w:r>
      <w:r w:rsidRPr="005B2974">
        <w:rPr>
          <w:rFonts w:ascii="Arial" w:hAnsi="Arial" w:cs="Arial"/>
          <w:b/>
          <w:lang w:val="en-GB"/>
        </w:rPr>
        <w:t>model predicting melanoma specific mortality f</w:t>
      </w:r>
      <w:r w:rsidR="00342EBF">
        <w:rPr>
          <w:rFonts w:ascii="Arial" w:hAnsi="Arial" w:cs="Arial"/>
          <w:b/>
          <w:lang w:val="en-GB"/>
        </w:rPr>
        <w:t>or each centre for all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3B887B0" w14:textId="385A2AB9" w:rsidR="00F539A4" w:rsidRPr="005B2974" w:rsidRDefault="00E32C4C">
      <w:pPr>
        <w:rPr>
          <w:rFonts w:ascii="Arial" w:hAnsi="Arial" w:cs="Arial"/>
          <w:b/>
          <w:lang w:val="en-GB"/>
        </w:rPr>
      </w:pPr>
      <w:del w:id="1800" w:author="Carolien Maas" w:date="2022-06-20T13:24:00Z">
        <w:r>
          <w:rPr>
            <w:rFonts w:ascii="Arial" w:hAnsi="Arial" w:cs="Arial"/>
            <w:b/>
            <w:noProof/>
            <w:lang w:eastAsia="nl-NL"/>
          </w:rPr>
          <w:pict w14:anchorId="5D35DD2A">
            <v:shape id="_x0000_i1029" type="#_x0000_t75" style="width:453.75pt;height:453.75pt">
              <v:imagedata r:id="rId17" o:title="MSM"/>
            </v:shape>
          </w:pict>
        </w:r>
      </w:del>
      <w:ins w:id="1801" w:author="Carolien Maas" w:date="2022-06-20T13:24:00Z">
        <w:r>
          <w:rPr>
            <w:rFonts w:ascii="Arial" w:hAnsi="Arial" w:cs="Arial"/>
            <w:b/>
            <w:noProof/>
            <w:lang w:eastAsia="nl-NL"/>
          </w:rPr>
          <w:pict w14:anchorId="7625DC16">
            <v:shape id="_x0000_i1030" type="#_x0000_t75" style="width:453.75pt;height:453.75pt">
              <v:imagedata r:id="rId18" o:title="MSM.5"/>
            </v:shape>
          </w:pict>
        </w:r>
      </w:ins>
      <w:r w:rsidR="00F539A4" w:rsidRPr="005B2974">
        <w:rPr>
          <w:rFonts w:ascii="Arial" w:hAnsi="Arial" w:cs="Arial"/>
          <w:b/>
          <w:lang w:val="en-GB"/>
        </w:rPr>
        <w:br w:type="page"/>
      </w:r>
    </w:p>
    <w:p w14:paraId="7BE6FAD0" w14:textId="5C72306C" w:rsidR="00A042EF" w:rsidRPr="005B2974" w:rsidRDefault="00A042EF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SUPPLEMENT</w:t>
      </w:r>
    </w:p>
    <w:p w14:paraId="5788302A" w14:textId="77777777" w:rsidR="00111434" w:rsidRPr="005B2974" w:rsidRDefault="00111434" w:rsidP="00111434">
      <w:pPr>
        <w:spacing w:after="0" w:line="240" w:lineRule="auto"/>
        <w:rPr>
          <w:rFonts w:ascii="Arial" w:hAnsi="Arial" w:cs="Arial"/>
          <w:b/>
          <w:lang w:val="en-GB"/>
        </w:rPr>
      </w:pPr>
    </w:p>
    <w:p w14:paraId="3BB6AC31" w14:textId="6F375592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t xml:space="preserve">Figure </w:t>
      </w:r>
      <w:r w:rsidR="00C166C0" w:rsidRPr="005B2974">
        <w:rPr>
          <w:rFonts w:ascii="Arial" w:hAnsi="Arial" w:cs="Arial"/>
          <w:b/>
          <w:lang w:val="en-GB"/>
        </w:rPr>
        <w:t>S</w:t>
      </w:r>
      <w:r w:rsidRPr="005B2974">
        <w:rPr>
          <w:rFonts w:ascii="Arial" w:hAnsi="Arial" w:cs="Arial"/>
          <w:b/>
          <w:lang w:val="en-GB"/>
        </w:rPr>
        <w:t xml:space="preserve">1. Calibration curve </w:t>
      </w:r>
      <w:r w:rsidR="007C2052"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model predicting recurre</w:t>
      </w:r>
      <w:r w:rsidR="00EB0B0A">
        <w:rPr>
          <w:rFonts w:ascii="Arial" w:hAnsi="Arial" w:cs="Arial"/>
          <w:b/>
          <w:lang w:val="en-GB"/>
        </w:rPr>
        <w:t>nce for patients from all centre</w:t>
      </w:r>
      <w:r w:rsidRPr="005B2974">
        <w:rPr>
          <w:rFonts w:ascii="Arial" w:hAnsi="Arial" w:cs="Arial"/>
          <w:b/>
          <w:lang w:val="en-GB"/>
        </w:rPr>
        <w:t>s with posit</w:t>
      </w:r>
      <w:r w:rsidR="00342EBF">
        <w:rPr>
          <w:rFonts w:ascii="Arial" w:hAnsi="Arial" w:cs="Arial"/>
          <w:b/>
          <w:lang w:val="en-GB"/>
        </w:rPr>
        <w:t>ive and negative sentinel nodes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4DDBE1C" w14:textId="796FFFAF" w:rsidR="00077E5D" w:rsidRDefault="0067719E">
      <w:pPr>
        <w:rPr>
          <w:rFonts w:ascii="Arial" w:hAnsi="Arial" w:cs="Arial"/>
          <w:b/>
          <w:lang w:val="en-GB"/>
        </w:rPr>
      </w:pPr>
      <w:del w:id="1802" w:author="Carolien Maas" w:date="2022-06-20T13:25:00Z">
        <w:r>
          <w:rPr>
            <w:rFonts w:ascii="Arial" w:hAnsi="Arial" w:cs="Arial"/>
            <w:b/>
            <w:lang w:val="en-GB"/>
          </w:rPr>
          <w:pict w14:anchorId="5EC8CAB2">
            <v:shape id="_x0000_i1031" type="#_x0000_t75" style="width:5in;height:5in">
              <v:imagedata r:id="rId19" o:title="all"/>
            </v:shape>
          </w:pict>
        </w:r>
      </w:del>
      <w:ins w:id="1803" w:author="Carolien Maas" w:date="2022-06-20T13:25:00Z">
        <w:r>
          <w:rPr>
            <w:rFonts w:ascii="Arial" w:hAnsi="Arial" w:cs="Arial"/>
            <w:b/>
            <w:lang w:val="en-GB"/>
          </w:rPr>
          <w:pict w14:anchorId="58B0DB0D">
            <v:shape id="_x0000_i1032" type="#_x0000_t75" style="width:5in;height:5in">
              <v:imagedata r:id="rId20" o:title="all.centers.Rec"/>
            </v:shape>
          </w:pict>
        </w:r>
      </w:ins>
      <w:r w:rsidR="00077E5D">
        <w:rPr>
          <w:rFonts w:ascii="Arial" w:hAnsi="Arial" w:cs="Arial"/>
          <w:b/>
          <w:lang w:val="en-GB"/>
        </w:rPr>
        <w:br w:type="page"/>
      </w:r>
    </w:p>
    <w:p w14:paraId="75BFB9F5" w14:textId="38DABA00" w:rsidR="006F0B45" w:rsidRPr="005B2974" w:rsidRDefault="006F0B45" w:rsidP="006F0B45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S</w:t>
      </w:r>
      <w:r>
        <w:rPr>
          <w:rFonts w:ascii="Arial" w:hAnsi="Arial" w:cs="Arial"/>
          <w:b/>
          <w:lang w:val="en-GB"/>
        </w:rPr>
        <w:t>2</w:t>
      </w:r>
      <w:r w:rsidRPr="005B2974">
        <w:rPr>
          <w:rFonts w:ascii="Arial" w:hAnsi="Arial" w:cs="Arial"/>
          <w:b/>
          <w:lang w:val="en-GB"/>
        </w:rPr>
        <w:t xml:space="preserve">. Calibration curve </w:t>
      </w:r>
      <w:r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</w:t>
      </w:r>
      <w:r>
        <w:rPr>
          <w:rFonts w:ascii="Arial" w:hAnsi="Arial" w:cs="Arial"/>
          <w:b/>
          <w:lang w:val="en-GB"/>
        </w:rPr>
        <w:t xml:space="preserve">refitted </w:t>
      </w:r>
      <w:r w:rsidRPr="005B2974">
        <w:rPr>
          <w:rFonts w:ascii="Arial" w:hAnsi="Arial" w:cs="Arial"/>
          <w:b/>
          <w:lang w:val="en-GB"/>
        </w:rPr>
        <w:t xml:space="preserve">model predicting </w:t>
      </w:r>
      <w:r>
        <w:rPr>
          <w:rFonts w:ascii="Arial" w:hAnsi="Arial" w:cs="Arial"/>
          <w:b/>
          <w:lang w:val="en-GB"/>
        </w:rPr>
        <w:t>melanoma-specific mortality for patients from all centre</w:t>
      </w:r>
      <w:r w:rsidRPr="005B2974">
        <w:rPr>
          <w:rFonts w:ascii="Arial" w:hAnsi="Arial" w:cs="Arial"/>
          <w:b/>
          <w:lang w:val="en-GB"/>
        </w:rPr>
        <w:t>s with posit</w:t>
      </w:r>
      <w:r w:rsidR="00342EBF">
        <w:rPr>
          <w:rFonts w:ascii="Arial" w:hAnsi="Arial" w:cs="Arial"/>
          <w:b/>
          <w:lang w:val="en-GB"/>
        </w:rPr>
        <w:t>ive and negative sentinel nodes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574DEBD5" w14:textId="19699FF8" w:rsidR="006F0B45" w:rsidRPr="005B2974" w:rsidRDefault="0067719E" w:rsidP="006F0B45">
      <w:pPr>
        <w:spacing w:after="0" w:line="240" w:lineRule="auto"/>
        <w:rPr>
          <w:rFonts w:ascii="Arial" w:hAnsi="Arial" w:cs="Arial"/>
          <w:b/>
          <w:lang w:val="en-GB"/>
        </w:rPr>
      </w:pPr>
      <w:del w:id="1804" w:author="Carolien Maas" w:date="2022-06-20T13:26:00Z">
        <w:r>
          <w:rPr>
            <w:rFonts w:ascii="Arial" w:hAnsi="Arial" w:cs="Arial"/>
            <w:b/>
            <w:noProof/>
            <w:lang w:eastAsia="nl-NL"/>
          </w:rPr>
          <w:pict w14:anchorId="3CA1CB2E">
            <v:shape id="_x0000_i1033" type="#_x0000_t75" style="width:5in;height:5in">
              <v:imagedata r:id="rId21" o:title="all"/>
            </v:shape>
          </w:pict>
        </w:r>
      </w:del>
      <w:ins w:id="1805" w:author="Carolien Maas" w:date="2022-06-20T13:26:00Z">
        <w:r>
          <w:rPr>
            <w:rFonts w:ascii="Arial" w:hAnsi="Arial" w:cs="Arial"/>
            <w:b/>
            <w:noProof/>
            <w:lang w:eastAsia="nl-NL"/>
          </w:rPr>
          <w:pict w14:anchorId="042ABEB2">
            <v:shape id="_x0000_i1034" type="#_x0000_t75" style="width:5in;height:5in">
              <v:imagedata r:id="rId22" o:title="all.centers.MSM.refit"/>
            </v:shape>
          </w:pict>
        </w:r>
      </w:ins>
    </w:p>
    <w:p w14:paraId="5C310AC4" w14:textId="1BA32184" w:rsidR="00F539A4" w:rsidRPr="005B2974" w:rsidRDefault="00F539A4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10BB22FD" w14:textId="4AA629C7" w:rsidR="00111434" w:rsidRPr="005B2974" w:rsidRDefault="003E402F" w:rsidP="00F539A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S3</w:t>
      </w:r>
      <w:r w:rsidR="00111434" w:rsidRPr="005B2974">
        <w:rPr>
          <w:rFonts w:ascii="Arial" w:hAnsi="Arial" w:cs="Arial"/>
          <w:b/>
          <w:lang w:val="en-GB"/>
        </w:rPr>
        <w:t xml:space="preserve">. Calibration curves </w:t>
      </w:r>
      <w:r w:rsidR="00FB19EF">
        <w:rPr>
          <w:rFonts w:ascii="Arial" w:hAnsi="Arial" w:cs="Arial"/>
          <w:b/>
          <w:lang w:val="en-GB"/>
        </w:rPr>
        <w:t>of the</w:t>
      </w:r>
      <w:r w:rsidR="00111434" w:rsidRPr="005B2974">
        <w:rPr>
          <w:rFonts w:ascii="Arial" w:hAnsi="Arial" w:cs="Arial"/>
          <w:b/>
          <w:lang w:val="en-GB"/>
        </w:rPr>
        <w:t xml:space="preserve"> final model predicting recurrence for each centre only for </w:t>
      </w:r>
      <w:r w:rsidR="00342EBF">
        <w:rPr>
          <w:rFonts w:ascii="Arial" w:hAnsi="Arial" w:cs="Arial"/>
          <w:b/>
          <w:lang w:val="en-GB"/>
        </w:rPr>
        <w:t>positive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695941F0" w14:textId="0F5E0DE2" w:rsidR="00676A9C" w:rsidRPr="005B2974" w:rsidRDefault="00E32C4C" w:rsidP="00F539A4">
      <w:pPr>
        <w:spacing w:after="0" w:line="240" w:lineRule="auto"/>
        <w:rPr>
          <w:rFonts w:ascii="Arial" w:hAnsi="Arial" w:cs="Arial"/>
          <w:b/>
          <w:lang w:val="en-GB"/>
        </w:rPr>
      </w:pPr>
      <w:del w:id="1806" w:author="Carolien Maas" w:date="2022-06-20T13:26:00Z">
        <w:r>
          <w:rPr>
            <w:rFonts w:ascii="Arial" w:hAnsi="Arial" w:cs="Arial"/>
            <w:b/>
            <w:noProof/>
            <w:lang w:eastAsia="nl-NL"/>
          </w:rPr>
          <w:pict w14:anchorId="1D5E1729">
            <v:shape id="_x0000_i1035" type="#_x0000_t75" style="width:453.75pt;height:453.75pt">
              <v:imagedata r:id="rId23" o:title="Rec"/>
            </v:shape>
          </w:pict>
        </w:r>
      </w:del>
      <w:ins w:id="1807" w:author="Carolien Maas" w:date="2022-06-20T13:26:00Z">
        <w:r>
          <w:rPr>
            <w:rFonts w:ascii="Arial" w:hAnsi="Arial" w:cs="Arial"/>
            <w:b/>
            <w:noProof/>
            <w:lang w:eastAsia="nl-NL"/>
          </w:rPr>
          <w:pict w14:anchorId="2647433C">
            <v:shape id="_x0000_i1036" type="#_x0000_t75" style="width:453.75pt;height:453.75pt">
              <v:imagedata r:id="rId24" o:title="Rec.5"/>
            </v:shape>
          </w:pict>
        </w:r>
      </w:ins>
    </w:p>
    <w:p w14:paraId="1482E538" w14:textId="31A1DA04" w:rsidR="00D16AF8" w:rsidRPr="005B2974" w:rsidRDefault="00D16AF8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0A74BB86" w14:textId="639D843E" w:rsidR="00D16AF8" w:rsidRPr="005B2974" w:rsidRDefault="003E402F" w:rsidP="00D16AF8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S4</w:t>
      </w:r>
      <w:r w:rsidR="00D16AF8" w:rsidRPr="005B2974">
        <w:rPr>
          <w:rFonts w:ascii="Arial" w:hAnsi="Arial" w:cs="Arial"/>
          <w:b/>
          <w:lang w:val="en-GB"/>
        </w:rPr>
        <w:t xml:space="preserve">. Calibration curves </w:t>
      </w:r>
      <w:r w:rsidR="00D6342A">
        <w:rPr>
          <w:rFonts w:ascii="Arial" w:hAnsi="Arial" w:cs="Arial"/>
          <w:b/>
          <w:lang w:val="en-GB"/>
        </w:rPr>
        <w:t>of the</w:t>
      </w:r>
      <w:r w:rsidR="00D16AF8" w:rsidRPr="005B2974">
        <w:rPr>
          <w:rFonts w:ascii="Arial" w:hAnsi="Arial" w:cs="Arial"/>
          <w:b/>
          <w:lang w:val="en-GB"/>
        </w:rPr>
        <w:t xml:space="preserve"> final </w:t>
      </w:r>
      <w:r w:rsidR="00C55BFF" w:rsidRPr="005B2974">
        <w:rPr>
          <w:rFonts w:ascii="Arial" w:hAnsi="Arial" w:cs="Arial"/>
          <w:b/>
          <w:lang w:val="en-GB"/>
        </w:rPr>
        <w:t xml:space="preserve">calibrated </w:t>
      </w:r>
      <w:r w:rsidR="00D16AF8" w:rsidRPr="005B2974">
        <w:rPr>
          <w:rFonts w:ascii="Arial" w:hAnsi="Arial" w:cs="Arial"/>
          <w:b/>
          <w:lang w:val="en-GB"/>
        </w:rPr>
        <w:t xml:space="preserve">model predicting melanoma specific mortality for each centre only for </w:t>
      </w:r>
      <w:r w:rsidR="00342EBF">
        <w:rPr>
          <w:rFonts w:ascii="Arial" w:hAnsi="Arial" w:cs="Arial"/>
          <w:b/>
          <w:lang w:val="en-GB"/>
        </w:rPr>
        <w:t>positive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935A7D7" w14:textId="02774B5E" w:rsidR="00111434" w:rsidRPr="005B2974" w:rsidRDefault="00E32C4C" w:rsidP="00111434">
      <w:pPr>
        <w:spacing w:after="0" w:line="240" w:lineRule="auto"/>
        <w:rPr>
          <w:rFonts w:ascii="Arial" w:hAnsi="Arial" w:cs="Arial"/>
          <w:b/>
          <w:lang w:val="en-GB"/>
        </w:rPr>
      </w:pPr>
      <w:del w:id="1808" w:author="Carolien Maas" w:date="2022-06-20T13:26:00Z">
        <w:r>
          <w:rPr>
            <w:rFonts w:ascii="Arial" w:hAnsi="Arial" w:cs="Arial"/>
            <w:b/>
            <w:lang w:val="en-GB"/>
          </w:rPr>
          <w:pict w14:anchorId="690987DB">
            <v:shape id="_x0000_i1037" type="#_x0000_t75" style="width:453.75pt;height:453.75pt">
              <v:imagedata r:id="rId25" o:title="MSM"/>
            </v:shape>
          </w:pict>
        </w:r>
      </w:del>
      <w:ins w:id="1809" w:author="Carolien Maas" w:date="2022-06-20T13:26:00Z">
        <w:r>
          <w:rPr>
            <w:rFonts w:ascii="Arial" w:hAnsi="Arial" w:cs="Arial"/>
            <w:b/>
            <w:lang w:val="en-GB"/>
          </w:rPr>
          <w:pict w14:anchorId="35931344">
            <v:shape id="_x0000_i1038" type="#_x0000_t75" style="width:453.75pt;height:453.75pt">
              <v:imagedata r:id="rId26" o:title="MSM.5"/>
            </v:shape>
          </w:pict>
        </w:r>
      </w:ins>
    </w:p>
    <w:p w14:paraId="0FDA786B" w14:textId="77777777" w:rsidR="00580B85" w:rsidRPr="005B2974" w:rsidRDefault="00580B85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F00325A" w14:textId="2CE72D45" w:rsidR="00111434" w:rsidRPr="005B2974" w:rsidRDefault="003E402F" w:rsidP="0011143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S5</w:t>
      </w:r>
      <w:r w:rsidR="00111434" w:rsidRPr="005B2974">
        <w:rPr>
          <w:rFonts w:ascii="Arial" w:hAnsi="Arial" w:cs="Arial"/>
          <w:b/>
          <w:lang w:val="en-GB"/>
        </w:rPr>
        <w:t xml:space="preserve">. Calibration curves </w:t>
      </w:r>
      <w:r w:rsidR="0083239B">
        <w:rPr>
          <w:rFonts w:ascii="Arial" w:hAnsi="Arial" w:cs="Arial"/>
          <w:b/>
          <w:lang w:val="en-GB"/>
        </w:rPr>
        <w:t>of the</w:t>
      </w:r>
      <w:r w:rsidR="00111434" w:rsidRPr="005B2974">
        <w:rPr>
          <w:rFonts w:ascii="Arial" w:hAnsi="Arial" w:cs="Arial"/>
          <w:b/>
          <w:lang w:val="en-GB"/>
        </w:rPr>
        <w:t xml:space="preserve"> final model predicting recurrence </w:t>
      </w:r>
      <w:r w:rsidR="003E44DE" w:rsidRPr="005B2974">
        <w:rPr>
          <w:rFonts w:ascii="Arial" w:hAnsi="Arial" w:cs="Arial"/>
          <w:b/>
          <w:lang w:val="en-GB"/>
        </w:rPr>
        <w:t xml:space="preserve">for each </w:t>
      </w:r>
      <w:r w:rsidR="00111434" w:rsidRPr="005B2974">
        <w:rPr>
          <w:rFonts w:ascii="Arial" w:hAnsi="Arial" w:cs="Arial"/>
          <w:b/>
          <w:lang w:val="en-GB"/>
        </w:rPr>
        <w:t xml:space="preserve">centre only for </w:t>
      </w:r>
      <w:r w:rsidR="00342EBF">
        <w:rPr>
          <w:rFonts w:ascii="Arial" w:hAnsi="Arial" w:cs="Arial"/>
          <w:b/>
          <w:lang w:val="en-GB"/>
        </w:rPr>
        <w:t>negative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910BFEC" w14:textId="557F2C27" w:rsidR="00111434" w:rsidRPr="005B2974" w:rsidRDefault="00E32C4C" w:rsidP="008950EC">
      <w:pPr>
        <w:spacing w:after="0" w:line="240" w:lineRule="auto"/>
        <w:rPr>
          <w:rFonts w:ascii="Arial" w:hAnsi="Arial" w:cs="Arial"/>
          <w:b/>
          <w:lang w:val="en-GB"/>
        </w:rPr>
      </w:pPr>
      <w:del w:id="1810" w:author="Carolien Maas" w:date="2022-06-20T13:26:00Z">
        <w:r>
          <w:rPr>
            <w:rFonts w:ascii="Arial" w:hAnsi="Arial" w:cs="Arial"/>
            <w:b/>
            <w:lang w:val="en-GB"/>
          </w:rPr>
          <w:pict w14:anchorId="7D530629">
            <v:shape id="_x0000_i1039" type="#_x0000_t75" style="width:453.75pt;height:453.75pt">
              <v:imagedata r:id="rId27" o:title="Rec"/>
            </v:shape>
          </w:pict>
        </w:r>
      </w:del>
      <w:ins w:id="1811" w:author="Carolien Maas" w:date="2022-06-20T13:26:00Z">
        <w:r>
          <w:rPr>
            <w:rFonts w:ascii="Arial" w:hAnsi="Arial" w:cs="Arial"/>
            <w:b/>
            <w:lang w:val="en-GB"/>
          </w:rPr>
          <w:pict w14:anchorId="0ACDBC19">
            <v:shape id="_x0000_i1040" type="#_x0000_t75" style="width:453.75pt;height:453.75pt">
              <v:imagedata r:id="rId28" o:title="Rec.5"/>
            </v:shape>
          </w:pict>
        </w:r>
      </w:ins>
    </w:p>
    <w:p w14:paraId="00B14DF6" w14:textId="77777777" w:rsidR="003E44DE" w:rsidRPr="005B2974" w:rsidRDefault="003E44DE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D087A8F" w14:textId="3BC07560" w:rsidR="003E44DE" w:rsidRPr="003D4E75" w:rsidRDefault="003E402F" w:rsidP="003E44D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S6</w:t>
      </w:r>
      <w:r w:rsidR="003E44DE" w:rsidRPr="005B2974">
        <w:rPr>
          <w:rFonts w:ascii="Arial" w:hAnsi="Arial" w:cs="Arial"/>
          <w:b/>
          <w:lang w:val="en-GB"/>
        </w:rPr>
        <w:t xml:space="preserve">. </w:t>
      </w:r>
      <w:r w:rsidR="003E44DE" w:rsidRPr="00342EBF">
        <w:rPr>
          <w:rFonts w:ascii="Arial" w:hAnsi="Arial" w:cs="Arial"/>
          <w:b/>
          <w:lang w:val="en-GB"/>
        </w:rPr>
        <w:t xml:space="preserve">Calibration curves </w:t>
      </w:r>
      <w:r w:rsidR="00764B74" w:rsidRPr="00342EBF">
        <w:rPr>
          <w:rFonts w:ascii="Arial" w:hAnsi="Arial" w:cs="Arial"/>
          <w:b/>
          <w:lang w:val="en-GB"/>
        </w:rPr>
        <w:t>of the</w:t>
      </w:r>
      <w:r w:rsidR="003E44DE" w:rsidRPr="00342EBF">
        <w:rPr>
          <w:rFonts w:ascii="Arial" w:hAnsi="Arial" w:cs="Arial"/>
          <w:b/>
          <w:lang w:val="en-GB"/>
        </w:rPr>
        <w:t xml:space="preserve"> final </w:t>
      </w:r>
      <w:r w:rsidR="00A228C7" w:rsidRPr="00342EBF">
        <w:rPr>
          <w:rFonts w:ascii="Arial" w:hAnsi="Arial" w:cs="Arial"/>
          <w:b/>
          <w:lang w:val="en-GB"/>
        </w:rPr>
        <w:t xml:space="preserve">calibrated </w:t>
      </w:r>
      <w:r w:rsidR="003E44DE" w:rsidRPr="00342EBF">
        <w:rPr>
          <w:rFonts w:ascii="Arial" w:hAnsi="Arial" w:cs="Arial"/>
          <w:b/>
          <w:lang w:val="en-GB"/>
        </w:rPr>
        <w:t xml:space="preserve">model predicting </w:t>
      </w:r>
      <w:r w:rsidR="006D5009" w:rsidRPr="00342EBF">
        <w:rPr>
          <w:rFonts w:ascii="Arial" w:hAnsi="Arial" w:cs="Arial"/>
          <w:b/>
          <w:lang w:val="en-GB"/>
        </w:rPr>
        <w:t>melanoma specific mortality</w:t>
      </w:r>
      <w:r w:rsidR="003E44DE" w:rsidRPr="00342EBF">
        <w:rPr>
          <w:rFonts w:ascii="Arial" w:hAnsi="Arial" w:cs="Arial"/>
          <w:b/>
          <w:lang w:val="en-GB"/>
        </w:rPr>
        <w:t xml:space="preserve"> for each centre only for </w:t>
      </w:r>
      <w:r w:rsidR="00342EBF" w:rsidRPr="00342EBF">
        <w:rPr>
          <w:rFonts w:ascii="Arial" w:hAnsi="Arial" w:cs="Arial"/>
          <w:b/>
          <w:lang w:val="en-GB"/>
        </w:rPr>
        <w:t>negative sentinel node patients obtained using l</w:t>
      </w:r>
      <w:r w:rsidR="003D4E75" w:rsidRPr="00342EBF">
        <w:rPr>
          <w:rFonts w:ascii="Arial" w:hAnsi="Arial" w:cs="Arial"/>
          <w:b/>
          <w:lang w:val="en-GB"/>
        </w:rPr>
        <w:t>eave-one-out internal-external validation.</w:t>
      </w:r>
    </w:p>
    <w:p w14:paraId="7F3C18DC" w14:textId="02A055B5" w:rsidR="00580B85" w:rsidRPr="005B2974" w:rsidRDefault="00E32C4C">
      <w:pPr>
        <w:rPr>
          <w:rFonts w:ascii="Arial" w:hAnsi="Arial" w:cs="Arial"/>
          <w:b/>
          <w:lang w:val="en-GB"/>
        </w:rPr>
      </w:pPr>
      <w:del w:id="1812" w:author="Carolien Maas" w:date="2022-06-20T13:26:00Z">
        <w:r>
          <w:rPr>
            <w:rFonts w:ascii="Arial" w:hAnsi="Arial" w:cs="Arial"/>
            <w:b/>
            <w:lang w:val="en-GB"/>
          </w:rPr>
          <w:pict w14:anchorId="0E89D48D">
            <v:shape id="_x0000_i1041" type="#_x0000_t75" style="width:453.75pt;height:453.75pt">
              <v:imagedata r:id="rId29" o:title="MSM"/>
            </v:shape>
          </w:pict>
        </w:r>
      </w:del>
      <w:ins w:id="1813" w:author="Carolien Maas" w:date="2022-06-20T13:26:00Z">
        <w:r>
          <w:rPr>
            <w:rFonts w:ascii="Arial" w:hAnsi="Arial" w:cs="Arial"/>
            <w:b/>
            <w:lang w:val="en-GB"/>
          </w:rPr>
          <w:pict w14:anchorId="5C04A744">
            <v:shape id="_x0000_i1042" type="#_x0000_t75" style="width:453.75pt;height:453.75pt">
              <v:imagedata r:id="rId30" o:title="MSM.5"/>
            </v:shape>
          </w:pict>
        </w:r>
      </w:ins>
      <w:r w:rsidR="00580B85" w:rsidRPr="005B2974">
        <w:rPr>
          <w:rFonts w:ascii="Arial" w:hAnsi="Arial" w:cs="Arial"/>
          <w:b/>
          <w:lang w:val="en-GB"/>
        </w:rPr>
        <w:br w:type="page"/>
      </w:r>
    </w:p>
    <w:p w14:paraId="0964EC53" w14:textId="6D34C8B7" w:rsidR="00A042EF" w:rsidRPr="005B2974" w:rsidRDefault="00111434" w:rsidP="00A042EF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S1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  <w:r w:rsidR="00B73A84" w:rsidRPr="005B2974">
        <w:rPr>
          <w:rFonts w:ascii="Arial" w:hAnsi="Arial" w:cs="Arial"/>
          <w:b/>
          <w:sz w:val="22"/>
          <w:szCs w:val="22"/>
          <w:lang w:val="en-GB"/>
        </w:rPr>
        <w:t>R</w:t>
      </w:r>
      <w:r w:rsidR="0028005D"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>full model predicting 5-year 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572F21" w:rsidRPr="005B2974">
        <w:rPr>
          <w:rFonts w:ascii="Arial" w:hAnsi="Arial" w:cs="Arial"/>
          <w:sz w:val="22"/>
          <w:szCs w:val="22"/>
          <w:lang w:val="en-GB"/>
        </w:rPr>
        <w:t>refitted</w:t>
      </w:r>
      <w:r w:rsidR="00C20F36"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full Cox proportional hazards model predicting 5-year </w:t>
      </w:r>
      <w:r w:rsidR="00664533" w:rsidRPr="005B2974">
        <w:rPr>
          <w:rFonts w:ascii="Arial" w:hAnsi="Arial" w:cs="Arial"/>
          <w:sz w:val="22"/>
          <w:szCs w:val="22"/>
          <w:lang w:val="en-GB"/>
        </w:rPr>
        <w:t>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>.</w:t>
      </w:r>
    </w:p>
    <w:tbl>
      <w:tblPr>
        <w:tblStyle w:val="Table"/>
        <w:tblW w:w="5114" w:type="pct"/>
        <w:tblLook w:val="0020" w:firstRow="1" w:lastRow="0" w:firstColumn="0" w:lastColumn="0" w:noHBand="0" w:noVBand="0"/>
        <w:tblPrChange w:id="1814" w:author="Carolien Maas" w:date="2022-06-20T13:35:00Z">
          <w:tblPr>
            <w:tblStyle w:val="Table"/>
            <w:tblW w:w="5026" w:type="pct"/>
            <w:tblLook w:val="0020" w:firstRow="1" w:lastRow="0" w:firstColumn="0" w:lastColumn="0" w:noHBand="0" w:noVBand="0"/>
          </w:tblPr>
        </w:tblPrChange>
      </w:tblPr>
      <w:tblGrid>
        <w:gridCol w:w="2693"/>
        <w:gridCol w:w="1151"/>
        <w:gridCol w:w="1150"/>
        <w:gridCol w:w="1262"/>
        <w:gridCol w:w="1252"/>
        <w:gridCol w:w="884"/>
        <w:gridCol w:w="885"/>
        <w:tblGridChange w:id="1815">
          <w:tblGrid>
            <w:gridCol w:w="2534"/>
            <w:gridCol w:w="18"/>
            <w:gridCol w:w="141"/>
            <w:gridCol w:w="142"/>
            <w:gridCol w:w="850"/>
            <w:gridCol w:w="18"/>
            <w:gridCol w:w="141"/>
            <w:gridCol w:w="142"/>
            <w:gridCol w:w="849"/>
            <w:gridCol w:w="37"/>
            <w:gridCol w:w="122"/>
            <w:gridCol w:w="161"/>
            <w:gridCol w:w="923"/>
            <w:gridCol w:w="19"/>
            <w:gridCol w:w="159"/>
            <w:gridCol w:w="105"/>
            <w:gridCol w:w="988"/>
            <w:gridCol w:w="159"/>
            <w:gridCol w:w="124"/>
            <w:gridCol w:w="601"/>
            <w:gridCol w:w="159"/>
            <w:gridCol w:w="124"/>
            <w:gridCol w:w="601"/>
            <w:gridCol w:w="160"/>
            <w:gridCol w:w="123"/>
          </w:tblGrid>
        </w:tblGridChange>
      </w:tblGrid>
      <w:tr w:rsidR="00FE7D9B" w:rsidRPr="006158F9" w14:paraId="4D011312" w14:textId="77777777" w:rsidTr="00F54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rPrChange w:id="1816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tcBorders>
              <w:top w:val="single" w:sz="4" w:space="0" w:color="auto"/>
              <w:bottom w:val="none" w:sz="0" w:space="0" w:color="auto"/>
            </w:tcBorders>
            <w:vAlign w:val="center"/>
            <w:tcPrChange w:id="1817" w:author="Carolien Maas" w:date="2022-06-20T13:35:00Z">
              <w:tcPr>
                <w:tcW w:w="1400" w:type="pct"/>
                <w:gridSpan w:val="2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71718AEB" w14:textId="77777777" w:rsidR="006523FC" w:rsidRPr="006158F9" w:rsidRDefault="006523FC" w:rsidP="00941D52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6"/>
                <w:szCs w:val="16"/>
                <w:lang w:val="en-GB"/>
                <w:rPrChange w:id="1818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124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1819" w:author="Carolien Maas" w:date="2022-06-20T13:35:00Z">
              <w:tcPr>
                <w:tcW w:w="1272" w:type="pct"/>
                <w:gridSpan w:val="8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2BEB4053" w14:textId="68D22FD4" w:rsidR="006523FC" w:rsidRPr="006158F9" w:rsidRDefault="006523FC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6"/>
                <w:szCs w:val="16"/>
                <w:lang w:val="en-GB"/>
                <w:rPrChange w:id="1820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1821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Negative</w:t>
            </w:r>
            <w:r w:rsidR="001E4BE3"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1822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 xml:space="preserve"> SN</w:t>
            </w:r>
          </w:p>
        </w:tc>
        <w:tc>
          <w:tcPr>
            <w:tcW w:w="135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1823" w:author="Carolien Maas" w:date="2022-06-20T13:35:00Z">
              <w:tcPr>
                <w:tcW w:w="1358" w:type="pct"/>
                <w:gridSpan w:val="7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7B0F79CE" w14:textId="6A50DD33" w:rsidR="006523FC" w:rsidRPr="006158F9" w:rsidRDefault="006523FC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24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25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Positive</w:t>
            </w:r>
            <w:r w:rsidR="001E4BE3" w:rsidRPr="006158F9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26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 xml:space="preserve"> SN</w:t>
            </w:r>
          </w:p>
        </w:tc>
        <w:tc>
          <w:tcPr>
            <w:tcW w:w="953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1827" w:author="Carolien Maas" w:date="2022-06-20T13:35:00Z">
              <w:tcPr>
                <w:tcW w:w="970" w:type="pct"/>
                <w:gridSpan w:val="6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BC0C2E2" w14:textId="24A2306C" w:rsidR="006523FC" w:rsidRPr="006158F9" w:rsidRDefault="000D7FEB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28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29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Importance</w:t>
            </w:r>
          </w:p>
        </w:tc>
      </w:tr>
      <w:tr w:rsidR="00FE7D9B" w:rsidRPr="006158F9" w14:paraId="3782007D" w14:textId="77777777" w:rsidTr="00F54C13">
        <w:trPr>
          <w:trHeight w:val="20"/>
          <w:trPrChange w:id="1830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tcBorders>
              <w:bottom w:val="single" w:sz="4" w:space="0" w:color="auto"/>
            </w:tcBorders>
            <w:vAlign w:val="center"/>
            <w:tcPrChange w:id="1831" w:author="Carolien Maas" w:date="2022-06-20T13:35:00Z">
              <w:tcPr>
                <w:tcW w:w="1400" w:type="pct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3D457181" w14:textId="77777777" w:rsidR="006523FC" w:rsidRPr="006158F9" w:rsidRDefault="006523FC" w:rsidP="00941D52">
            <w:pPr>
              <w:spacing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832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bottom w:val="single" w:sz="4" w:space="0" w:color="auto"/>
            </w:tcBorders>
            <w:vAlign w:val="center"/>
            <w:tcPrChange w:id="1833" w:author="Carolien Maas" w:date="2022-06-20T13:35:00Z">
              <w:tcPr>
                <w:tcW w:w="631" w:type="pct"/>
                <w:gridSpan w:val="4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C204525" w14:textId="77777777" w:rsidR="006523FC" w:rsidRPr="006158F9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  <w:rPrChange w:id="1834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1835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HR</w:t>
            </w:r>
          </w:p>
        </w:tc>
        <w:tc>
          <w:tcPr>
            <w:tcW w:w="620" w:type="pct"/>
            <w:tcBorders>
              <w:bottom w:val="single" w:sz="4" w:space="0" w:color="auto"/>
            </w:tcBorders>
            <w:vAlign w:val="center"/>
            <w:tcPrChange w:id="1836" w:author="Carolien Maas" w:date="2022-06-20T13:35:00Z">
              <w:tcPr>
                <w:tcW w:w="641" w:type="pct"/>
                <w:gridSpan w:val="4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6D0969C4" w14:textId="77777777" w:rsidR="006523FC" w:rsidRPr="006158F9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  <w:rPrChange w:id="1837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1838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CI</w:t>
            </w:r>
          </w:p>
        </w:tc>
        <w:tc>
          <w:tcPr>
            <w:tcW w:w="680" w:type="pct"/>
            <w:tcBorders>
              <w:bottom w:val="single" w:sz="4" w:space="0" w:color="auto"/>
            </w:tcBorders>
            <w:vAlign w:val="center"/>
            <w:tcPrChange w:id="1839" w:author="Carolien Maas" w:date="2022-06-20T13:35:00Z">
              <w:tcPr>
                <w:tcW w:w="661" w:type="pct"/>
                <w:gridSpan w:val="3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1D2B6F6E" w14:textId="77777777" w:rsidR="006523FC" w:rsidRPr="006158F9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  <w:rPrChange w:id="1840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1841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HR</w:t>
            </w:r>
          </w:p>
        </w:tc>
        <w:tc>
          <w:tcPr>
            <w:tcW w:w="675" w:type="pct"/>
            <w:tcBorders>
              <w:bottom w:val="single" w:sz="4" w:space="0" w:color="auto"/>
            </w:tcBorders>
            <w:vAlign w:val="center"/>
            <w:tcPrChange w:id="1842" w:author="Carolien Maas" w:date="2022-06-20T13:35:00Z">
              <w:tcPr>
                <w:tcW w:w="697" w:type="pct"/>
                <w:gridSpan w:val="4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65E7FBE" w14:textId="77777777" w:rsidR="006523FC" w:rsidRPr="006158F9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43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44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CI</w:t>
            </w:r>
          </w:p>
        </w:tc>
        <w:tc>
          <w:tcPr>
            <w:tcW w:w="476" w:type="pct"/>
            <w:tcBorders>
              <w:bottom w:val="single" w:sz="4" w:space="0" w:color="auto"/>
            </w:tcBorders>
            <w:vAlign w:val="center"/>
            <w:tcPrChange w:id="1845" w:author="Carolien Maas" w:date="2022-06-20T13:35:00Z">
              <w:tcPr>
                <w:tcW w:w="485" w:type="pct"/>
                <w:gridSpan w:val="3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12575905" w14:textId="77777777" w:rsidR="006523FC" w:rsidRPr="006158F9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46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47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Main</w:t>
            </w:r>
          </w:p>
        </w:tc>
        <w:tc>
          <w:tcPr>
            <w:tcW w:w="476" w:type="pct"/>
            <w:tcBorders>
              <w:bottom w:val="single" w:sz="4" w:space="0" w:color="auto"/>
            </w:tcBorders>
            <w:vAlign w:val="center"/>
            <w:tcPrChange w:id="1848" w:author="Carolien Maas" w:date="2022-06-20T13:35:00Z">
              <w:tcPr>
                <w:tcW w:w="485" w:type="pct"/>
                <w:gridSpan w:val="3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3BFEC2BF" w14:textId="4B45F94C" w:rsidR="006523FC" w:rsidRPr="006158F9" w:rsidRDefault="0067757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49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850" w:author="Carolien Maas" w:date="2022-06-20T13:19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Int.</w:t>
            </w:r>
          </w:p>
        </w:tc>
      </w:tr>
      <w:tr w:rsidR="00FE7D9B" w:rsidRPr="006158F9" w14:paraId="69628E1D" w14:textId="77777777" w:rsidTr="00F54C13">
        <w:trPr>
          <w:trHeight w:val="20"/>
          <w:trPrChange w:id="1851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tcBorders>
              <w:top w:val="single" w:sz="4" w:space="0" w:color="auto"/>
            </w:tcBorders>
            <w:vAlign w:val="center"/>
            <w:tcPrChange w:id="1852" w:author="Carolien Maas" w:date="2022-06-20T13:35:00Z">
              <w:tcPr>
                <w:tcW w:w="1400" w:type="pct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115992DB" w14:textId="77777777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853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1854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Positive SN status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55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4638E10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85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57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A4DBF9F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85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59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3BD1F5D" w14:textId="526B207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vertAlign w:val="superscript"/>
                <w:lang w:val="en-GB"/>
                <w:rPrChange w:id="186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vertAlign w:val="superscript"/>
                    <w:lang w:val="en-GB"/>
                  </w:rPr>
                </w:rPrChange>
              </w:rPr>
            </w:pPr>
            <w:ins w:id="186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86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6.44</w:t>
              </w:r>
            </w:ins>
            <w:ins w:id="1863" w:author="Carolien Maas" w:date="2022-06-20T13:20:00Z">
              <w:r w:rsidR="003D4149">
                <w:rPr>
                  <w:rFonts w:ascii="Arial" w:hAnsi="Arial" w:cs="Arial"/>
                  <w:color w:val="000000"/>
                  <w:sz w:val="16"/>
                  <w:szCs w:val="16"/>
                  <w:vertAlign w:val="superscript"/>
                </w:rPr>
                <w:t>1</w:t>
              </w:r>
            </w:ins>
            <w:ins w:id="1864" w:author="C.H.M. Maas [2]" w:date="2022-06-16T17:44:00Z">
              <w:del w:id="186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86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4.24</w:delText>
                </w:r>
              </w:del>
            </w:ins>
            <w:del w:id="186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86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0.31</w:delText>
              </w:r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vertAlign w:val="superscript"/>
                  <w:rPrChange w:id="1869" w:author="Carolien Maas" w:date="2022-06-20T13:19:00Z">
                    <w:rPr>
                      <w:rFonts w:ascii="Arial" w:hAnsi="Arial" w:cs="Arial"/>
                      <w:color w:val="000000"/>
                      <w:vertAlign w:val="superscript"/>
                    </w:rPr>
                  </w:rPrChange>
                </w:rPr>
                <w:delText>1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70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968FC24" w14:textId="7577630E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87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87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87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[2.54; 16.31]</w:t>
              </w:r>
            </w:ins>
            <w:ins w:id="1874" w:author="C.H.M. Maas [2]" w:date="2022-06-16T17:44:00Z">
              <w:del w:id="187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87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[1.83; 9.84]</w:delText>
                </w:r>
              </w:del>
            </w:ins>
            <w:del w:id="187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87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[0.02; 3.93]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79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B9DC43F" w14:textId="562D5831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88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88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88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38</w:t>
              </w:r>
            </w:ins>
            <w:ins w:id="1883" w:author="C.H.M. Maas [2]" w:date="2022-06-16T17:44:00Z">
              <w:del w:id="188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88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34</w:delText>
                </w:r>
              </w:del>
            </w:ins>
            <w:del w:id="188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88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33.6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888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E7E968D" w14:textId="404B960F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88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89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89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30</w:t>
              </w:r>
            </w:ins>
            <w:ins w:id="1892" w:author="C.H.M. Maas [2]" w:date="2022-06-16T17:44:00Z">
              <w:del w:id="189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89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25</w:delText>
                </w:r>
              </w:del>
            </w:ins>
            <w:del w:id="189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89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25.3</w:delText>
              </w:r>
            </w:del>
          </w:p>
        </w:tc>
      </w:tr>
      <w:tr w:rsidR="00FE7D9B" w:rsidRPr="006158F9" w14:paraId="1993CC40" w14:textId="77777777" w:rsidTr="00F54C13">
        <w:trPr>
          <w:trHeight w:val="20"/>
          <w:trPrChange w:id="1897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1898" w:author="Carolien Maas" w:date="2022-06-20T13:35:00Z">
              <w:tcPr>
                <w:tcW w:w="1400" w:type="pct"/>
                <w:vAlign w:val="center"/>
              </w:tcPr>
            </w:tcPrChange>
          </w:tcPr>
          <w:p w14:paraId="04F2E826" w14:textId="77777777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899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1900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Male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01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5C0A5B6" w14:textId="65F1D3F3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90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90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0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1.65</w:t>
              </w:r>
            </w:ins>
            <w:ins w:id="1905" w:author="C.H.M. Maas [2]" w:date="2022-06-16T17:44:00Z">
              <w:del w:id="190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0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1.36</w:delText>
                </w:r>
              </w:del>
            </w:ins>
            <w:del w:id="190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0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1.36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10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AA221E3" w14:textId="422BD451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91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91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1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[1.22; 2.24]</w:t>
              </w:r>
            </w:ins>
            <w:ins w:id="1914" w:author="C.H.M. Maas [2]" w:date="2022-06-16T17:44:00Z">
              <w:del w:id="191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1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[1.06; 1.76]</w:delText>
                </w:r>
              </w:del>
            </w:ins>
            <w:del w:id="191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1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[1.06; 1.76]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19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8FAFB86" w14:textId="07A1EC9B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92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92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2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1.21</w:t>
              </w:r>
            </w:ins>
            <w:ins w:id="1923" w:author="C.H.M. Maas [2]" w:date="2022-06-16T17:44:00Z">
              <w:del w:id="192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2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1.13</w:delText>
                </w:r>
              </w:del>
            </w:ins>
            <w:del w:id="192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2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1.13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28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F90197A" w14:textId="5FBB7646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92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93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3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[0.89; 1.64]</w:t>
              </w:r>
            </w:ins>
            <w:ins w:id="1932" w:author="C.H.M. Maas [2]" w:date="2022-06-16T17:44:00Z">
              <w:del w:id="193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3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[0.85; 1.50]</w:delText>
                </w:r>
              </w:del>
            </w:ins>
            <w:del w:id="193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3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[0.60; 2.13]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37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62E0FF9" w14:textId="44F397FB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93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93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4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12</w:t>
              </w:r>
            </w:ins>
            <w:ins w:id="1941" w:author="C.H.M. Maas [2]" w:date="2022-06-16T17:44:00Z">
              <w:del w:id="194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4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7</w:delText>
                </w:r>
              </w:del>
            </w:ins>
            <w:del w:id="194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4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6.5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46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0279534" w14:textId="0F6C172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94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94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4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2</w:t>
              </w:r>
            </w:ins>
            <w:ins w:id="1950" w:author="C.H.M. Maas [2]" w:date="2022-06-16T17:44:00Z">
              <w:del w:id="195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5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</w:delText>
                </w:r>
              </w:del>
            </w:ins>
            <w:del w:id="195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5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1.0</w:delText>
              </w:r>
            </w:del>
          </w:p>
        </w:tc>
      </w:tr>
      <w:tr w:rsidR="00FE7D9B" w:rsidRPr="006158F9" w14:paraId="5D64FF70" w14:textId="77777777" w:rsidTr="00F54C13">
        <w:trPr>
          <w:trHeight w:val="20"/>
          <w:trPrChange w:id="1955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1956" w:author="Carolien Maas" w:date="2022-06-20T13:35:00Z">
              <w:tcPr>
                <w:tcW w:w="1400" w:type="pct"/>
                <w:vAlign w:val="center"/>
              </w:tcPr>
            </w:tcPrChange>
          </w:tcPr>
          <w:p w14:paraId="5EE018C7" w14:textId="77777777" w:rsidR="006158F9" w:rsidRDefault="006158F9" w:rsidP="006158F9">
            <w:pPr>
              <w:pStyle w:val="Compact"/>
              <w:spacing w:before="0" w:after="0"/>
              <w:rPr>
                <w:ins w:id="1957" w:author="Carolien Maas" w:date="2022-06-20T13:20:00Z"/>
                <w:rFonts w:ascii="Arial" w:hAnsi="Arial" w:cs="Arial"/>
                <w:b/>
                <w:sz w:val="16"/>
                <w:szCs w:val="16"/>
                <w:lang w:val="en-GB"/>
              </w:rPr>
            </w:pPr>
            <w:ins w:id="1958" w:author="C.H.M. Maas [2]" w:date="2022-06-16T16:38:00Z">
              <w:r w:rsidRPr="006158F9">
                <w:rPr>
                  <w:rFonts w:ascii="Arial" w:hAnsi="Arial" w:cs="Arial"/>
                  <w:b/>
                  <w:sz w:val="16"/>
                  <w:szCs w:val="16"/>
                  <w:lang w:val="en-GB"/>
                  <w:rPrChange w:id="1959" w:author="Carolien Maas" w:date="2022-06-20T13:19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Age </w:t>
              </w:r>
            </w:ins>
          </w:p>
          <w:p w14:paraId="560F7D5A" w14:textId="5FEE953C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960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ins w:id="1961" w:author="C.H.M. Maas [2]" w:date="2022-06-16T16:38:00Z">
              <w:r w:rsidRPr="006158F9">
                <w:rPr>
                  <w:rFonts w:ascii="Arial" w:hAnsi="Arial" w:cs="Arial"/>
                  <w:sz w:val="16"/>
                  <w:szCs w:val="16"/>
                  <w:lang w:val="en-GB"/>
                  <w:rPrChange w:id="1962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</w:t>
              </w:r>
              <w:proofErr w:type="spellStart"/>
              <w:r w:rsidRPr="006158F9">
                <w:rPr>
                  <w:rFonts w:ascii="Arial" w:hAnsi="Arial" w:cs="Arial"/>
                  <w:sz w:val="16"/>
                  <w:szCs w:val="16"/>
                  <w:lang w:val="en-GB"/>
                  <w:rPrChange w:id="1963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i.q.r</w:t>
              </w:r>
              <w:proofErr w:type="spellEnd"/>
              <w:r w:rsidRPr="006158F9">
                <w:rPr>
                  <w:rFonts w:ascii="Arial" w:hAnsi="Arial" w:cs="Arial"/>
                  <w:sz w:val="16"/>
                  <w:szCs w:val="16"/>
                  <w:lang w:val="en-GB"/>
                  <w:rPrChange w:id="1964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. 66 versus 43 years)</w:t>
              </w:r>
            </w:ins>
            <w:del w:id="1965" w:author="C.H.M. Maas [2]" w:date="2022-06-16T16:38:00Z">
              <w:r w:rsidRPr="006158F9" w:rsidDel="0016002E">
                <w:rPr>
                  <w:rFonts w:ascii="Arial" w:hAnsi="Arial" w:cs="Arial"/>
                  <w:b/>
                  <w:sz w:val="16"/>
                  <w:szCs w:val="16"/>
                  <w:lang w:val="en-GB"/>
                  <w:rPrChange w:id="1966" w:author="Carolien Maas" w:date="2022-06-20T13:19:00Z"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rPrChange>
                </w:rPr>
                <w:delText>Age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67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B48D830" w14:textId="0E81E42A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96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96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7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0.93</w:t>
              </w:r>
            </w:ins>
            <w:ins w:id="1971" w:author="C.H.M. Maas [2]" w:date="2022-06-16T17:44:00Z">
              <w:del w:id="197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7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0.91</w:delText>
                </w:r>
              </w:del>
            </w:ins>
            <w:del w:id="197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7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0.81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76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49A71E5" w14:textId="74E41B44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97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97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7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[0.74; 1.16]</w:t>
              </w:r>
            </w:ins>
            <w:ins w:id="1980" w:author="C.H.M. Maas [2]" w:date="2022-06-16T17:44:00Z">
              <w:del w:id="198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8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[0.77; 1.08]</w:delText>
                </w:r>
              </w:del>
            </w:ins>
            <w:del w:id="198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8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[0.55; 1.19]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85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4102A78" w14:textId="531E1CB1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98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987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8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1.39</w:t>
              </w:r>
            </w:ins>
            <w:ins w:id="1989" w:author="C.H.M. Maas [2]" w:date="2022-06-16T17:44:00Z">
              <w:del w:id="1990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1991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1.24</w:delText>
                </w:r>
              </w:del>
            </w:ins>
            <w:del w:id="1992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199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1.65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1994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B3A13FD" w14:textId="28952A42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99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996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199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[1.09; 1.76]</w:t>
              </w:r>
            </w:ins>
            <w:ins w:id="1998" w:author="C.H.M. Maas [2]" w:date="2022-06-16T17:44:00Z">
              <w:del w:id="1999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00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[1.02; 1.51]</w:delText>
                </w:r>
              </w:del>
            </w:ins>
            <w:del w:id="2001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0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[0.61; 4.47]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03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E1D94F2" w14:textId="0CDF0D9E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004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005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0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8</w:t>
              </w:r>
            </w:ins>
            <w:ins w:id="2007" w:author="C.H.M. Maas [2]" w:date="2022-06-16T17:44:00Z">
              <w:del w:id="2008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09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6</w:delText>
                </w:r>
              </w:del>
            </w:ins>
            <w:del w:id="2010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1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5.7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12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FE7DF0E" w14:textId="61AC5ADB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01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014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1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6</w:t>
              </w:r>
            </w:ins>
            <w:ins w:id="2016" w:author="C.H.M. Maas [2]" w:date="2022-06-16T17:44:00Z">
              <w:del w:id="2017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18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5</w:delText>
                </w:r>
              </w:del>
            </w:ins>
            <w:del w:id="2019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2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5.4</w:delText>
              </w:r>
            </w:del>
          </w:p>
        </w:tc>
      </w:tr>
      <w:tr w:rsidR="00FE7D9B" w:rsidRPr="006158F9" w14:paraId="291D0735" w14:textId="77777777" w:rsidTr="00F54C13">
        <w:trPr>
          <w:trHeight w:val="20"/>
          <w:trPrChange w:id="2021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022" w:author="Carolien Maas" w:date="2022-06-20T13:35:00Z">
              <w:tcPr>
                <w:tcW w:w="1400" w:type="pct"/>
                <w:vAlign w:val="center"/>
              </w:tcPr>
            </w:tcPrChange>
          </w:tcPr>
          <w:p w14:paraId="06A86659" w14:textId="77777777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2023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2024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Ulceration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25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56B2513" w14:textId="48CF6C76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02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027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2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2.06</w:t>
              </w:r>
            </w:ins>
            <w:ins w:id="2029" w:author="C.H.M. Maas [2]" w:date="2022-06-16T17:44:00Z">
              <w:del w:id="2030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31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2.08</w:delText>
                </w:r>
              </w:del>
            </w:ins>
            <w:del w:id="2032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3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2.08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34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A79FAFA" w14:textId="5793B17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03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036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3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[1.51; 2.80]</w:t>
              </w:r>
            </w:ins>
            <w:ins w:id="2038" w:author="C.H.M. Maas [2]" w:date="2022-06-16T17:44:00Z">
              <w:del w:id="2039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40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[1.60; 2.71]</w:delText>
                </w:r>
              </w:del>
            </w:ins>
            <w:del w:id="2041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4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[1.60; 2.71]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43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49E480D" w14:textId="6F0C4B1A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044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045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4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1.64</w:t>
              </w:r>
            </w:ins>
            <w:ins w:id="2047" w:author="C.H.M. Maas [2]" w:date="2022-06-16T17:44:00Z">
              <w:del w:id="2048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49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1.64</w:delText>
                </w:r>
              </w:del>
            </w:ins>
            <w:del w:id="2050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5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1.64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52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73EDEAF" w14:textId="04C26EFE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05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054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5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[1.20; 2.24]</w:t>
              </w:r>
            </w:ins>
            <w:ins w:id="2056" w:author="C.H.M. Maas [2]" w:date="2022-06-16T17:44:00Z">
              <w:del w:id="2057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58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[1.22; 2.22]</w:delText>
                </w:r>
              </w:del>
            </w:ins>
            <w:del w:id="2059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6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[0.85; 3.17]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61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1F1AFC0" w14:textId="0DD4E5D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06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06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6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30</w:t>
              </w:r>
            </w:ins>
            <w:ins w:id="2065" w:author="C.H.M. Maas [2]" w:date="2022-06-16T17:44:00Z">
              <w:del w:id="206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6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39</w:delText>
                </w:r>
              </w:del>
            </w:ins>
            <w:del w:id="206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6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39.3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70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FF019DD" w14:textId="587A37E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07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07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7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ins w:id="2074" w:author="C.H.M. Maas [2]" w:date="2022-06-16T17:44:00Z">
              <w:del w:id="207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7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</w:delText>
                </w:r>
              </w:del>
            </w:ins>
            <w:del w:id="207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07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1.4</w:delText>
              </w:r>
            </w:del>
          </w:p>
        </w:tc>
      </w:tr>
      <w:tr w:rsidR="00FE7D9B" w:rsidRPr="006158F9" w14:paraId="18314ED9" w14:textId="77777777" w:rsidTr="00F54C13">
        <w:trPr>
          <w:trHeight w:val="20"/>
          <w:trPrChange w:id="2079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080" w:author="Carolien Maas" w:date="2022-06-20T13:35:00Z">
              <w:tcPr>
                <w:tcW w:w="1400" w:type="pct"/>
                <w:vAlign w:val="center"/>
              </w:tcPr>
            </w:tcPrChange>
          </w:tcPr>
          <w:p w14:paraId="59AA5784" w14:textId="77777777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2081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2082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Location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83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6EC45EE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084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85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143B9A3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086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87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E359DEB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088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89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9F83C4D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090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91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32E4098" w14:textId="46B89F13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092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209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09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15</w:t>
              </w:r>
            </w:ins>
            <w:ins w:id="2095" w:author="C.H.M. Maas [2]" w:date="2022-06-16T17:44:00Z">
              <w:del w:id="209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09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20</w:delText>
                </w:r>
              </w:del>
            </w:ins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098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070F344" w14:textId="38FA1332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099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210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0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4</w:t>
              </w:r>
            </w:ins>
            <w:ins w:id="2102" w:author="C.H.M. Maas [2]" w:date="2022-06-16T17:44:00Z">
              <w:del w:id="210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10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4</w:delText>
                </w:r>
              </w:del>
            </w:ins>
          </w:p>
        </w:tc>
      </w:tr>
      <w:tr w:rsidR="00FE7D9B" w:rsidRPr="006158F9" w14:paraId="031F0420" w14:textId="77777777" w:rsidTr="00F54C13">
        <w:trPr>
          <w:trHeight w:val="20"/>
          <w:trPrChange w:id="2105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106" w:author="Carolien Maas" w:date="2022-06-20T13:35:00Z">
              <w:tcPr>
                <w:tcW w:w="1400" w:type="pct"/>
                <w:vAlign w:val="center"/>
              </w:tcPr>
            </w:tcPrChange>
          </w:tcPr>
          <w:p w14:paraId="36AA97D3" w14:textId="0B27424A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107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108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Arm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09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98F4DF2" w14:textId="2F0E1591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1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11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1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2113" w:author="C.H.M. Maas [2]" w:date="2022-06-16T17:44:00Z">
              <w:del w:id="211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11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211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11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18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9AE2405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1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20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8A884E5" w14:textId="456B270B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2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12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2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2124" w:author="C.H.M. Maas [2]" w:date="2022-06-16T17:44:00Z">
              <w:del w:id="212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12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212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12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29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3FF1E0F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13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31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D30E942" w14:textId="79585983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13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33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8717195" w14:textId="4D6EEC6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134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</w:tr>
      <w:tr w:rsidR="00FE7D9B" w:rsidRPr="006158F9" w14:paraId="6FA942A8" w14:textId="77777777" w:rsidTr="00F54C13">
        <w:trPr>
          <w:trHeight w:val="20"/>
          <w:trPrChange w:id="2135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136" w:author="Carolien Maas" w:date="2022-06-20T13:35:00Z">
              <w:tcPr>
                <w:tcW w:w="1400" w:type="pct"/>
                <w:vAlign w:val="center"/>
              </w:tcPr>
            </w:tcPrChange>
          </w:tcPr>
          <w:p w14:paraId="57EDEC6E" w14:textId="74BC1274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137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138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Leg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39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D9429A1" w14:textId="0FB890F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4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14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4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1.13</w:t>
              </w:r>
            </w:ins>
            <w:ins w:id="2143" w:author="C.H.M. Maas [2]" w:date="2022-06-16T17:44:00Z">
              <w:del w:id="214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14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1.05</w:delText>
                </w:r>
              </w:del>
            </w:ins>
            <w:del w:id="214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14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1.05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48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80DE506" w14:textId="11A5ADC2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4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15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5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[0.69; 1.83]</w:t>
              </w:r>
            </w:ins>
            <w:ins w:id="2152" w:author="C.H.M. Maas [2]" w:date="2022-06-16T17:44:00Z">
              <w:del w:id="215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15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[0.70; 1.56]</w:delText>
                </w:r>
              </w:del>
            </w:ins>
            <w:del w:id="215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15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[0.70; 1.56]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57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817E15B" w14:textId="67F615BB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5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15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6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0.86</w:t>
              </w:r>
            </w:ins>
            <w:ins w:id="2161" w:author="C.H.M. Maas [2]" w:date="2022-06-16T17:44:00Z">
              <w:del w:id="216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16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0.96</w:delText>
                </w:r>
              </w:del>
            </w:ins>
            <w:del w:id="216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16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0.96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66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72D5984" w14:textId="5947DF9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6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16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6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[0.44; 1.69]</w:t>
              </w:r>
            </w:ins>
            <w:ins w:id="2170" w:author="C.H.M. Maas [2]" w:date="2022-06-16T17:44:00Z">
              <w:del w:id="217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17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[0.49; 1.85]</w:delText>
                </w:r>
              </w:del>
            </w:ins>
            <w:del w:id="217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17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[0.30; 3.09]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75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1D007A7" w14:textId="355999A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7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del w:id="217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17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19.6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79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4C25E52" w14:textId="171F040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8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color w:val="000000"/>
                <w:sz w:val="16"/>
                <w:szCs w:val="16"/>
                <w:rPrChange w:id="2181" w:author="Carolien Maas" w:date="2022-06-20T13:19:00Z">
                  <w:rPr>
                    <w:rFonts w:ascii="Arial" w:hAnsi="Arial" w:cs="Arial"/>
                    <w:color w:val="000000"/>
                  </w:rPr>
                </w:rPrChange>
              </w:rPr>
              <w:t>3.9</w:t>
            </w:r>
          </w:p>
        </w:tc>
      </w:tr>
      <w:tr w:rsidR="00FE7D9B" w:rsidRPr="006158F9" w14:paraId="2F8C1EBC" w14:textId="77777777" w:rsidTr="00F54C13">
        <w:trPr>
          <w:trHeight w:val="20"/>
          <w:trPrChange w:id="2182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183" w:author="Carolien Maas" w:date="2022-06-20T13:35:00Z">
              <w:tcPr>
                <w:tcW w:w="1400" w:type="pct"/>
                <w:vAlign w:val="center"/>
              </w:tcPr>
            </w:tcPrChange>
          </w:tcPr>
          <w:p w14:paraId="4B6F2330" w14:textId="2C1EC243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184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185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Trunk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86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1A5C188" w14:textId="0B069BB6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8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18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8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1.80</w:t>
              </w:r>
            </w:ins>
            <w:ins w:id="2190" w:author="C.H.M. Maas [2]" w:date="2022-06-16T17:44:00Z">
              <w:del w:id="219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19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1.72</w:delText>
                </w:r>
              </w:del>
            </w:ins>
            <w:del w:id="219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19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1.72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195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EFE30C2" w14:textId="1266E83E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19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197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19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[1.15; 2.81]</w:t>
              </w:r>
            </w:ins>
            <w:ins w:id="2199" w:author="C.H.M. Maas [2]" w:date="2022-06-16T17:44:00Z">
              <w:del w:id="2200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01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[1.19; 2.49]</w:delText>
                </w:r>
              </w:del>
            </w:ins>
            <w:del w:id="2202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20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[1.19; 2.49]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04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8A15EB8" w14:textId="6AD951EA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0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206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20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0.94</w:t>
              </w:r>
            </w:ins>
            <w:ins w:id="2208" w:author="C.H.M. Maas [2]" w:date="2022-06-16T17:44:00Z">
              <w:del w:id="2209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10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1.09</w:delText>
                </w:r>
              </w:del>
            </w:ins>
            <w:del w:id="2211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21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1.09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13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1BB686D" w14:textId="42D6D92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14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215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21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[0.48; 1.83]</w:t>
              </w:r>
            </w:ins>
            <w:ins w:id="2217" w:author="C.H.M. Maas [2]" w:date="2022-06-16T17:44:00Z">
              <w:del w:id="2218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19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[0.56; 2.11]</w:delText>
                </w:r>
              </w:del>
            </w:ins>
            <w:del w:id="2220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22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[0.35; 3.37]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22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DA1DE2F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2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tcPrChange w:id="2224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</w:tcPrChange>
          </w:tcPr>
          <w:p w14:paraId="45D5A0F1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2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E7D9B" w:rsidRPr="006158F9" w14:paraId="1D8222B5" w14:textId="77777777" w:rsidTr="00F54C13">
        <w:trPr>
          <w:trHeight w:val="20"/>
          <w:trPrChange w:id="2226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227" w:author="Carolien Maas" w:date="2022-06-20T13:35:00Z">
              <w:tcPr>
                <w:tcW w:w="1400" w:type="pct"/>
                <w:vAlign w:val="center"/>
              </w:tcPr>
            </w:tcPrChange>
          </w:tcPr>
          <w:p w14:paraId="2D83DC54" w14:textId="77D779AC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228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229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Head and neck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30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6A847AD" w14:textId="1917E0D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3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23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23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1.81</w:t>
              </w:r>
            </w:ins>
            <w:ins w:id="2234" w:author="C.H.M. Maas [2]" w:date="2022-06-16T17:44:00Z">
              <w:del w:id="223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3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1.67</w:delText>
                </w:r>
              </w:del>
            </w:ins>
            <w:del w:id="223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23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1.67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39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0D2846C" w14:textId="0888287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4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24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24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[0.97; 3.37]</w:t>
              </w:r>
            </w:ins>
            <w:ins w:id="2243" w:author="C.H.M. Maas [2]" w:date="2022-06-16T17:44:00Z">
              <w:del w:id="224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4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[0.98; 2.85]</w:delText>
                </w:r>
              </w:del>
            </w:ins>
            <w:del w:id="224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24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[0.98; 2.85]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48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72F1580" w14:textId="5BE4D3D9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4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25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25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1.56</w:t>
              </w:r>
            </w:ins>
            <w:ins w:id="2252" w:author="C.H.M. Maas [2]" w:date="2022-06-16T17:44:00Z">
              <w:del w:id="225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5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1.77</w:delText>
                </w:r>
              </w:del>
            </w:ins>
            <w:del w:id="225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25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1.77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57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458A97D" w14:textId="6B2EA7F6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5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25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26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[0.75; 3.28]</w:t>
              </w:r>
            </w:ins>
            <w:ins w:id="2261" w:author="C.H.M. Maas [2]" w:date="2022-06-16T17:44:00Z">
              <w:del w:id="226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6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[0.87; 3.59]</w:delText>
                </w:r>
              </w:del>
            </w:ins>
            <w:del w:id="226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26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[0.43; 7.30]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66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86B0005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6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tcPrChange w:id="2268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</w:tcPrChange>
          </w:tcPr>
          <w:p w14:paraId="5BEC90F6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26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E7D9B" w:rsidRPr="006158F9" w14:paraId="4A33940C" w14:textId="77777777" w:rsidTr="00F54C13">
        <w:trPr>
          <w:trHeight w:val="20"/>
          <w:trPrChange w:id="2270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271" w:author="Carolien Maas" w:date="2022-06-20T13:35:00Z">
              <w:tcPr>
                <w:tcW w:w="1400" w:type="pct"/>
                <w:vAlign w:val="center"/>
              </w:tcPr>
            </w:tcPrChange>
          </w:tcPr>
          <w:p w14:paraId="247A3E77" w14:textId="77777777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272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2273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Histology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74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0BB245D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275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76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66EC20D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277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78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2174465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279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80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1A7833C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281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82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2628143" w14:textId="1153E4E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283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2284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28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5</w:t>
              </w:r>
            </w:ins>
            <w:ins w:id="2286" w:author="C.H.M. Maas [2]" w:date="2022-06-16T17:44:00Z">
              <w:del w:id="2287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88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289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8059BB7" w14:textId="1D8BD83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290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229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29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ins w:id="2293" w:author="C.H.M. Maas [2]" w:date="2022-06-16T17:44:00Z">
              <w:del w:id="229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29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</w:delText>
                </w:r>
              </w:del>
            </w:ins>
          </w:p>
        </w:tc>
      </w:tr>
      <w:tr w:rsidR="00FE7D9B" w:rsidRPr="006158F9" w14:paraId="57CF9A6E" w14:textId="77777777" w:rsidTr="00F54C13">
        <w:trPr>
          <w:trHeight w:val="20"/>
          <w:trPrChange w:id="2296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297" w:author="Carolien Maas" w:date="2022-06-20T13:35:00Z">
              <w:tcPr>
                <w:tcW w:w="1400" w:type="pct"/>
                <w:vAlign w:val="center"/>
              </w:tcPr>
            </w:tcPrChange>
          </w:tcPr>
          <w:p w14:paraId="37C35EA9" w14:textId="3CF6E635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298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299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SSM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00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D134C1D" w14:textId="5304697C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0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0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0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2304" w:author="C.H.M. Maas [2]" w:date="2022-06-16T17:44:00Z">
              <w:del w:id="230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30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230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0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09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85BE2C1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1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11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816E760" w14:textId="2232960D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1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1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1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2315" w:author="C.H.M. Maas [2]" w:date="2022-06-16T17:44:00Z">
              <w:del w:id="231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31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231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1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20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1B6F882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32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22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3687AA1" w14:textId="76754FE4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32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24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A353F71" w14:textId="0D86CC6D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32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</w:tr>
      <w:tr w:rsidR="00FE7D9B" w:rsidRPr="006158F9" w14:paraId="1908CF2A" w14:textId="77777777" w:rsidTr="00F54C13">
        <w:trPr>
          <w:trHeight w:val="20"/>
          <w:trPrChange w:id="2326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327" w:author="Carolien Maas" w:date="2022-06-20T13:35:00Z">
              <w:tcPr>
                <w:tcW w:w="1400" w:type="pct"/>
                <w:vAlign w:val="center"/>
              </w:tcPr>
            </w:tcPrChange>
          </w:tcPr>
          <w:p w14:paraId="526459A2" w14:textId="1718C916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328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329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NM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30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ECF765D" w14:textId="02421304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3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3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3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1.36</w:t>
              </w:r>
            </w:ins>
            <w:ins w:id="2334" w:author="C.H.M. Maas [2]" w:date="2022-06-16T17:44:00Z">
              <w:del w:id="233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33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1.12</w:delText>
                </w:r>
              </w:del>
            </w:ins>
            <w:del w:id="233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3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1.12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39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7FCB7CF" w14:textId="47D22216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4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4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4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[0.95; 1.93]</w:t>
              </w:r>
            </w:ins>
            <w:ins w:id="2343" w:author="C.H.M. Maas [2]" w:date="2022-06-16T17:44:00Z">
              <w:del w:id="234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34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[0.82; 1.51]</w:delText>
                </w:r>
              </w:del>
            </w:ins>
            <w:del w:id="234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4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[0.82; 1.51]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48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5245AF0" w14:textId="392BD604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4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5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5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1.14</w:t>
              </w:r>
            </w:ins>
            <w:ins w:id="2352" w:author="C.H.M. Maas [2]" w:date="2022-06-16T17:44:00Z">
              <w:del w:id="235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35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1.08</w:delText>
                </w:r>
              </w:del>
            </w:ins>
            <w:del w:id="235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5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1.08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57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EC181C0" w14:textId="36709C4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5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5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6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[0.83; 1.59]</w:t>
              </w:r>
            </w:ins>
            <w:ins w:id="2361" w:author="C.H.M. Maas [2]" w:date="2022-06-16T17:44:00Z">
              <w:del w:id="236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36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[0.79; 1.48]</w:delText>
                </w:r>
              </w:del>
            </w:ins>
            <w:del w:id="236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6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[0.51; 2.27]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66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09B9769" w14:textId="19270BB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6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del w:id="236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6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4.8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70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C0C904E" w14:textId="243197E9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7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color w:val="000000"/>
                <w:sz w:val="16"/>
                <w:szCs w:val="16"/>
                <w:rPrChange w:id="2372" w:author="Carolien Maas" w:date="2022-06-20T13:19:00Z">
                  <w:rPr>
                    <w:rFonts w:ascii="Arial" w:hAnsi="Arial" w:cs="Arial"/>
                    <w:color w:val="000000"/>
                  </w:rPr>
                </w:rPrChange>
              </w:rPr>
              <w:t>0.4</w:t>
            </w:r>
          </w:p>
        </w:tc>
      </w:tr>
      <w:tr w:rsidR="00FE7D9B" w:rsidRPr="006158F9" w14:paraId="66E144B9" w14:textId="77777777" w:rsidTr="00F54C13">
        <w:trPr>
          <w:trHeight w:val="20"/>
          <w:trPrChange w:id="2373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374" w:author="Carolien Maas" w:date="2022-06-20T13:35:00Z">
              <w:tcPr>
                <w:tcW w:w="1400" w:type="pct"/>
                <w:vAlign w:val="center"/>
              </w:tcPr>
            </w:tcPrChange>
          </w:tcPr>
          <w:p w14:paraId="02003509" w14:textId="2DD0B3EB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375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376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ALM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77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CFF4547" w14:textId="73771601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7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7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8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1.51</w:t>
              </w:r>
            </w:ins>
            <w:ins w:id="2381" w:author="C.H.M. Maas [2]" w:date="2022-06-16T17:44:00Z">
              <w:del w:id="238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38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1.59</w:delText>
                </w:r>
              </w:del>
            </w:ins>
            <w:del w:id="238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8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1.59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86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81198AD" w14:textId="4E6F4B8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8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8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8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[0.63; 3.64]</w:t>
              </w:r>
            </w:ins>
            <w:ins w:id="2390" w:author="C.H.M. Maas [2]" w:date="2022-06-16T17:44:00Z">
              <w:del w:id="239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39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[0.77; 3.30]</w:delText>
                </w:r>
              </w:del>
            </w:ins>
            <w:del w:id="239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39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[0.77; 3.30]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395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61AF432" w14:textId="6729B9FA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39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397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39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1.27</w:t>
              </w:r>
            </w:ins>
            <w:ins w:id="2399" w:author="C.H.M. Maas [2]" w:date="2022-06-16T17:44:00Z">
              <w:del w:id="2400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401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1.71</w:delText>
                </w:r>
              </w:del>
            </w:ins>
            <w:del w:id="2402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40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1.71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04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31709B7" w14:textId="13996C2A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0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406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40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[0.59; 2.76]</w:t>
              </w:r>
            </w:ins>
            <w:ins w:id="2408" w:author="C.H.M. Maas [2]" w:date="2022-06-16T17:44:00Z">
              <w:del w:id="2409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410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[0.88; 3.32]</w:delText>
                </w:r>
              </w:del>
            </w:ins>
            <w:del w:id="2411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41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[0.32; 9.19]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13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5DC8C5F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14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tcPrChange w:id="2415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</w:tcPrChange>
          </w:tcPr>
          <w:p w14:paraId="4901D8A6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1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E7D9B" w:rsidRPr="006158F9" w14:paraId="4D4A37A5" w14:textId="77777777" w:rsidTr="00F54C13">
        <w:trPr>
          <w:trHeight w:val="20"/>
          <w:trPrChange w:id="2417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418" w:author="Carolien Maas" w:date="2022-06-20T13:35:00Z">
              <w:tcPr>
                <w:tcW w:w="1400" w:type="pct"/>
                <w:vAlign w:val="center"/>
              </w:tcPr>
            </w:tcPrChange>
          </w:tcPr>
          <w:p w14:paraId="5B85AEBE" w14:textId="1887585D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419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420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Other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21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28D8C9C" w14:textId="6177EC1A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2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42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42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1.00</w:t>
              </w:r>
            </w:ins>
            <w:ins w:id="2425" w:author="C.H.M. Maas [2]" w:date="2022-06-16T17:44:00Z">
              <w:del w:id="242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42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1.01</w:delText>
                </w:r>
              </w:del>
            </w:ins>
            <w:del w:id="242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42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1.01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30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B58117D" w14:textId="5C8A1699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3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43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43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[0.48; 2.07]</w:t>
              </w:r>
            </w:ins>
            <w:ins w:id="2434" w:author="C.H.M. Maas [2]" w:date="2022-06-16T17:44:00Z">
              <w:del w:id="243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43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[0.57; 1.80]</w:delText>
                </w:r>
              </w:del>
            </w:ins>
            <w:del w:id="243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43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[0.57; 1.80]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39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CA3D9EC" w14:textId="4FC267AB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4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44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44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0.71</w:t>
              </w:r>
            </w:ins>
            <w:ins w:id="2443" w:author="C.H.M. Maas [2]" w:date="2022-06-16T17:44:00Z">
              <w:del w:id="244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44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0.63</w:delText>
                </w:r>
              </w:del>
            </w:ins>
            <w:del w:id="244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44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0.63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48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4EC3A21" w14:textId="727F0C0D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4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45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45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[0.16; 3.06]</w:t>
              </w:r>
            </w:ins>
            <w:ins w:id="2452" w:author="C.H.M. Maas [2]" w:date="2022-06-16T17:44:00Z">
              <w:del w:id="245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45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[0.15; 2.71]</w:delText>
                </w:r>
              </w:del>
            </w:ins>
            <w:del w:id="245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45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[0.07; 5.71]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57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57EE684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5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tcPrChange w:id="2459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</w:tcPrChange>
          </w:tcPr>
          <w:p w14:paraId="505E50AF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6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E7D9B" w:rsidRPr="006158F9" w14:paraId="6F60D780" w14:textId="77777777" w:rsidTr="00F54C13">
        <w:trPr>
          <w:trHeight w:val="20"/>
          <w:trPrChange w:id="2461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462" w:author="Carolien Maas" w:date="2022-06-20T13:35:00Z">
              <w:tcPr>
                <w:tcW w:w="1400" w:type="pct"/>
                <w:vAlign w:val="center"/>
              </w:tcPr>
            </w:tcPrChange>
          </w:tcPr>
          <w:p w14:paraId="104EE1F2" w14:textId="77777777" w:rsidR="006158F9" w:rsidRPr="006158F9" w:rsidRDefault="006158F9" w:rsidP="006158F9">
            <w:pPr>
              <w:pStyle w:val="Compact"/>
              <w:spacing w:before="0" w:after="0"/>
              <w:rPr>
                <w:ins w:id="2463" w:author="C.H.M. Maas [2]" w:date="2022-06-16T16:38:00Z"/>
                <w:rFonts w:ascii="Arial" w:hAnsi="Arial" w:cs="Arial"/>
                <w:sz w:val="16"/>
                <w:szCs w:val="16"/>
                <w:lang w:val="en-GB"/>
                <w:rPrChange w:id="2464" w:author="Carolien Maas" w:date="2022-06-20T13:19:00Z">
                  <w:rPr>
                    <w:ins w:id="2465" w:author="C.H.M. Maas [2]" w:date="2022-06-16T16:38:00Z"/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2466" w:author="C.H.M. Maas [2]" w:date="2022-06-16T16:38:00Z">
              <w:r w:rsidRPr="006158F9">
                <w:rPr>
                  <w:rFonts w:ascii="Arial" w:hAnsi="Arial" w:cs="Arial"/>
                  <w:b/>
                  <w:sz w:val="16"/>
                  <w:szCs w:val="16"/>
                  <w:lang w:val="en-GB"/>
                  <w:rPrChange w:id="2467" w:author="Carolien Maas" w:date="2022-06-20T13:19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Breslow</w:t>
              </w:r>
              <w:r w:rsidRPr="006158F9">
                <w:rPr>
                  <w:rFonts w:ascii="Arial" w:hAnsi="Arial" w:cs="Arial"/>
                  <w:sz w:val="16"/>
                  <w:szCs w:val="16"/>
                  <w:lang w:val="en-GB"/>
                  <w:rPrChange w:id="2468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6158F9">
                <w:rPr>
                  <w:rFonts w:ascii="Arial" w:hAnsi="Arial" w:cs="Arial"/>
                  <w:b/>
                  <w:sz w:val="16"/>
                  <w:szCs w:val="16"/>
                  <w:lang w:val="en-GB"/>
                  <w:rPrChange w:id="2469" w:author="Carolien Maas" w:date="2022-06-20T13:19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thickness</w:t>
              </w:r>
              <w:r w:rsidRPr="006158F9">
                <w:rPr>
                  <w:rFonts w:ascii="Arial" w:hAnsi="Arial" w:cs="Arial"/>
                  <w:sz w:val="16"/>
                  <w:szCs w:val="16"/>
                  <w:lang w:val="en-GB"/>
                  <w:rPrChange w:id="2470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</w:p>
          <w:p w14:paraId="33458843" w14:textId="3D3EAEFF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rPrChange w:id="2471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2472" w:author="C.H.M. Maas [2]" w:date="2022-06-16T16:38:00Z">
              <w:r w:rsidRPr="006158F9">
                <w:rPr>
                  <w:rFonts w:ascii="Arial" w:hAnsi="Arial" w:cs="Arial"/>
                  <w:sz w:val="16"/>
                  <w:szCs w:val="16"/>
                  <w:rPrChange w:id="2473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(</w:t>
              </w:r>
              <w:proofErr w:type="spellStart"/>
              <w:r w:rsidRPr="006158F9">
                <w:rPr>
                  <w:rFonts w:ascii="Arial" w:hAnsi="Arial" w:cs="Arial"/>
                  <w:sz w:val="16"/>
                  <w:szCs w:val="16"/>
                  <w:rPrChange w:id="2474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i.q.r</w:t>
              </w:r>
              <w:proofErr w:type="spellEnd"/>
              <w:r w:rsidRPr="006158F9">
                <w:rPr>
                  <w:rFonts w:ascii="Arial" w:hAnsi="Arial" w:cs="Arial"/>
                  <w:sz w:val="16"/>
                  <w:szCs w:val="16"/>
                  <w:rPrChange w:id="2475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. 3</w:t>
              </w:r>
              <w:r w:rsidRPr="006158F9">
                <w:rPr>
                  <w:rFonts w:ascii="Cambria Math" w:hAnsi="Cambria Math" w:cs="Cambria Math"/>
                  <w:sz w:val="16"/>
                  <w:szCs w:val="16"/>
                  <w:rPrChange w:id="2476" w:author="Carolien Maas" w:date="2022-06-20T13:19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6158F9">
                <w:rPr>
                  <w:rFonts w:ascii="Arial" w:hAnsi="Arial" w:cs="Arial"/>
                  <w:sz w:val="16"/>
                  <w:szCs w:val="16"/>
                  <w:rPrChange w:id="2477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5 versus 1</w:t>
              </w:r>
              <w:r w:rsidRPr="006158F9">
                <w:rPr>
                  <w:rFonts w:ascii="Cambria Math" w:hAnsi="Cambria Math" w:cs="Cambria Math"/>
                  <w:sz w:val="16"/>
                  <w:szCs w:val="16"/>
                  <w:rPrChange w:id="2478" w:author="Carolien Maas" w:date="2022-06-20T13:19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6158F9">
                <w:rPr>
                  <w:rFonts w:ascii="Arial" w:hAnsi="Arial" w:cs="Arial"/>
                  <w:sz w:val="16"/>
                  <w:szCs w:val="16"/>
                  <w:rPrChange w:id="2479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2 mm)</w:t>
              </w:r>
            </w:ins>
            <w:del w:id="2480" w:author="C.H.M. Maas [2]" w:date="2022-06-16T16:38:00Z">
              <w:r w:rsidRPr="006158F9" w:rsidDel="009F6C8D">
                <w:rPr>
                  <w:rFonts w:ascii="Arial" w:hAnsi="Arial" w:cs="Arial"/>
                  <w:b/>
                  <w:sz w:val="16"/>
                  <w:szCs w:val="16"/>
                  <w:rPrChange w:id="2481" w:author="Carolien Maas" w:date="2022-06-20T13:19:00Z"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rPrChange>
                </w:rPr>
                <w:delText>Breslow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82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D894B95" w14:textId="6D8A0BAD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8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484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48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2.54</w:t>
              </w:r>
            </w:ins>
            <w:ins w:id="2486" w:author="C.H.M. Maas [2]" w:date="2022-06-16T17:44:00Z">
              <w:del w:id="2487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488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2.47</w:delText>
                </w:r>
              </w:del>
            </w:ins>
            <w:del w:id="2489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49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2.33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491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725536A" w14:textId="3AF28CDB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49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49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49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[2.02; 3.18]</w:t>
              </w:r>
            </w:ins>
            <w:ins w:id="2495" w:author="C.H.M. Maas [2]" w:date="2022-06-16T17:44:00Z">
              <w:del w:id="249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49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[2.02; 3.03]</w:delText>
                </w:r>
              </w:del>
            </w:ins>
            <w:del w:id="249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49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[1.92; 2.82]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00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DFE03DE" w14:textId="3C3A0973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50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50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0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1.58</w:t>
              </w:r>
            </w:ins>
            <w:ins w:id="2504" w:author="C.H.M. Maas [2]" w:date="2022-06-16T17:44:00Z">
              <w:del w:id="250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0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1.65</w:delText>
                </w:r>
              </w:del>
            </w:ins>
            <w:del w:id="250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0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1.60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09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4E726E1" w14:textId="123AF162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51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51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1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[1.24; 2.01]</w:t>
              </w:r>
            </w:ins>
            <w:ins w:id="2513" w:author="C.H.M. Maas [2]" w:date="2022-06-16T17:44:00Z">
              <w:del w:id="251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1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[1.31; 2.07]</w:delText>
                </w:r>
              </w:del>
            </w:ins>
            <w:del w:id="251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1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[0.99; 2.56]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18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2CB474D" w14:textId="65E375CC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51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52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2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76</w:t>
              </w:r>
            </w:ins>
            <w:ins w:id="2522" w:author="C.H.M. Maas [2]" w:date="2022-06-16T17:44:00Z">
              <w:del w:id="252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2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94</w:delText>
                </w:r>
              </w:del>
            </w:ins>
            <w:del w:id="252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2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93.6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27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B7B2C56" w14:textId="67671BB8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52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52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3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8</w:t>
              </w:r>
            </w:ins>
            <w:ins w:id="2531" w:author="C.H.M. Maas [2]" w:date="2022-06-16T17:44:00Z">
              <w:del w:id="253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3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7</w:delText>
                </w:r>
              </w:del>
            </w:ins>
            <w:del w:id="253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3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6.8</w:delText>
              </w:r>
            </w:del>
          </w:p>
        </w:tc>
      </w:tr>
      <w:tr w:rsidR="00FE7D9B" w:rsidRPr="006158F9" w14:paraId="2B3AC447" w14:textId="77777777" w:rsidTr="00F54C13">
        <w:trPr>
          <w:trHeight w:val="20"/>
          <w:trPrChange w:id="2536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537" w:author="Carolien Maas" w:date="2022-06-20T13:35:00Z">
              <w:tcPr>
                <w:tcW w:w="1400" w:type="pct"/>
                <w:vAlign w:val="center"/>
              </w:tcPr>
            </w:tcPrChange>
          </w:tcPr>
          <w:p w14:paraId="713837DE" w14:textId="77777777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2538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2539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Multiple fields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40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4C42EEB" w14:textId="5B30489E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54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54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4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1.22</w:t>
              </w:r>
            </w:ins>
            <w:ins w:id="2544" w:author="C.H.M. Maas [2]" w:date="2022-06-16T17:44:00Z">
              <w:del w:id="254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4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1.05</w:delText>
                </w:r>
              </w:del>
            </w:ins>
            <w:del w:id="254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4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1.05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49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548BD2B" w14:textId="60181BF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55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55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5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[0.76; 1.97]</w:t>
              </w:r>
            </w:ins>
            <w:ins w:id="2553" w:author="C.H.M. Maas [2]" w:date="2022-06-16T17:44:00Z">
              <w:del w:id="255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5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[0.69; 1.61]</w:delText>
                </w:r>
              </w:del>
            </w:ins>
            <w:del w:id="255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5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[0.69; 1.61]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58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28E059F" w14:textId="1901BE79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55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56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6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1.49</w:t>
              </w:r>
            </w:ins>
            <w:ins w:id="2562" w:author="C.H.M. Maas [2]" w:date="2022-06-16T17:44:00Z">
              <w:del w:id="256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6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1.40</w:delText>
                </w:r>
              </w:del>
            </w:ins>
            <w:del w:id="256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6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1.40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67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D7A66EC" w14:textId="54490A0F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56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56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7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[0.98; 2.27]</w:t>
              </w:r>
            </w:ins>
            <w:ins w:id="2571" w:author="C.H.M. Maas [2]" w:date="2022-06-16T17:44:00Z">
              <w:del w:id="257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7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[0.92; 2.11]</w:delText>
                </w:r>
              </w:del>
            </w:ins>
            <w:del w:id="257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7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[0.51; 3.81]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76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BCB547D" w14:textId="1CD80E89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57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57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7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4</w:t>
              </w:r>
            </w:ins>
            <w:ins w:id="2580" w:author="C.H.M. Maas [2]" w:date="2022-06-16T17:44:00Z">
              <w:del w:id="258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8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</w:delText>
                </w:r>
              </w:del>
            </w:ins>
            <w:del w:id="258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8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2.5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585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274F07E" w14:textId="3CBA4A08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58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587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58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  <w:ins w:id="2589" w:author="C.H.M. Maas [2]" w:date="2022-06-16T17:44:00Z">
              <w:del w:id="2590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591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</w:delText>
                </w:r>
              </w:del>
            </w:ins>
            <w:del w:id="2592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59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0.9</w:delText>
              </w:r>
            </w:del>
          </w:p>
        </w:tc>
      </w:tr>
      <w:tr w:rsidR="00FE7D9B" w:rsidRPr="006158F9" w14:paraId="6D5E03A0" w14:textId="77777777" w:rsidTr="00F54C13">
        <w:trPr>
          <w:trHeight w:val="20"/>
          <w:trPrChange w:id="2594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595" w:author="Carolien Maas" w:date="2022-06-20T13:35:00Z">
              <w:tcPr>
                <w:tcW w:w="1400" w:type="pct"/>
                <w:vAlign w:val="center"/>
              </w:tcPr>
            </w:tcPrChange>
          </w:tcPr>
          <w:p w14:paraId="23415643" w14:textId="6487AE9E" w:rsidR="006158F9" w:rsidRPr="006158F9" w:rsidDel="0032493C" w:rsidRDefault="006158F9" w:rsidP="006158F9">
            <w:pPr>
              <w:pStyle w:val="Compact"/>
              <w:spacing w:before="0" w:after="0"/>
              <w:rPr>
                <w:ins w:id="2596" w:author="C.H.M. Maas [2]" w:date="2022-06-16T16:39:00Z"/>
                <w:del w:id="2597" w:author="Carolien Maas" w:date="2022-06-20T13:17:00Z"/>
                <w:rFonts w:ascii="Arial" w:hAnsi="Arial" w:cs="Arial"/>
                <w:b/>
                <w:bCs/>
                <w:sz w:val="16"/>
                <w:szCs w:val="16"/>
                <w:lang w:val="en-GB"/>
                <w:rPrChange w:id="2598" w:author="Carolien Maas" w:date="2022-06-20T13:19:00Z">
                  <w:rPr>
                    <w:ins w:id="2599" w:author="C.H.M. Maas [2]" w:date="2022-06-16T16:39:00Z"/>
                    <w:del w:id="2600" w:author="Carolien Maas" w:date="2022-06-20T13:17:00Z"/>
                    <w:rFonts w:ascii="Arial" w:hAnsi="Arial" w:cs="Arial"/>
                    <w:b/>
                    <w:bCs/>
                    <w:sz w:val="20"/>
                    <w:szCs w:val="20"/>
                    <w:lang w:val="en-GB"/>
                  </w:rPr>
                </w:rPrChange>
              </w:rPr>
            </w:pPr>
            <w:commentRangeStart w:id="2601"/>
            <w:ins w:id="2602" w:author="Carolien Maas" w:date="2022-06-20T13:17:00Z">
              <w:r w:rsidRPr="006158F9">
                <w:rPr>
                  <w:rFonts w:ascii="Arial" w:hAnsi="Arial" w:cs="Arial"/>
                  <w:b/>
                  <w:bCs/>
                  <w:sz w:val="16"/>
                  <w:szCs w:val="16"/>
                  <w:lang w:val="en-GB"/>
                </w:rPr>
                <w:t>Total number of negative nodes</w:t>
              </w:r>
              <w:commentRangeEnd w:id="2601"/>
              <w:r w:rsidRPr="006158F9">
                <w:rPr>
                  <w:rStyle w:val="CommentReference"/>
                </w:rPr>
                <w:commentReference w:id="2601"/>
              </w:r>
            </w:ins>
            <w:ins w:id="2603" w:author="C.H.M. Maas [2]" w:date="2022-06-16T16:39:00Z">
              <w:del w:id="2604" w:author="Carolien Maas" w:date="2022-06-20T13:17:00Z">
                <w:r w:rsidRPr="006158F9" w:rsidDel="0032493C">
                  <w:rPr>
                    <w:rFonts w:ascii="Arial" w:hAnsi="Arial" w:cs="Arial"/>
                    <w:b/>
                    <w:bCs/>
                    <w:sz w:val="16"/>
                    <w:szCs w:val="16"/>
                    <w:lang w:val="en-GB"/>
                    <w:rPrChange w:id="2605" w:author="Carolien Maas" w:date="2022-06-20T13:19:00Z">
                      <w:rPr>
                        <w:rFonts w:ascii="Arial" w:hAnsi="Arial" w:cs="Arial"/>
                        <w:b/>
                        <w:bCs/>
                        <w:lang w:val="en-GB"/>
                      </w:rPr>
                    </w:rPrChange>
                  </w:rPr>
                  <w:delText xml:space="preserve">Total number of negative nodes </w:delText>
                </w:r>
              </w:del>
            </w:ins>
          </w:p>
          <w:p w14:paraId="08889B9B" w14:textId="507488D9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2606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ins w:id="2607" w:author="C.H.M. Maas [2]" w:date="2022-06-16T16:39:00Z">
              <w:del w:id="2608" w:author="Carolien Maas" w:date="2022-06-20T13:17:00Z">
                <w:r w:rsidRPr="006158F9" w:rsidDel="0032493C">
                  <w:rPr>
                    <w:rFonts w:ascii="Arial" w:hAnsi="Arial" w:cs="Arial"/>
                    <w:bCs/>
                    <w:sz w:val="16"/>
                    <w:szCs w:val="16"/>
                    <w:lang w:val="en-GB"/>
                    <w:rPrChange w:id="2609" w:author="Carolien Maas" w:date="2022-06-20T13:19:00Z">
                      <w:rPr>
                        <w:rFonts w:ascii="Arial" w:hAnsi="Arial" w:cs="Arial"/>
                        <w:bCs/>
                        <w:sz w:val="22"/>
                        <w:szCs w:val="22"/>
                        <w:lang w:val="en-GB"/>
                      </w:rPr>
                    </w:rPrChange>
                  </w:rPr>
                  <w:delText>(i.q.r. 2 versus 1 negative nodes)</w:delText>
                </w:r>
              </w:del>
            </w:ins>
            <w:del w:id="2610" w:author="Carolien Maas" w:date="2022-06-20T13:17:00Z">
              <w:r w:rsidRPr="006158F9" w:rsidDel="0032493C">
                <w:rPr>
                  <w:rFonts w:ascii="Arial" w:hAnsi="Arial" w:cs="Arial"/>
                  <w:b/>
                  <w:bCs/>
                  <w:sz w:val="16"/>
                  <w:szCs w:val="16"/>
                  <w:lang w:val="en-GB"/>
                  <w:rPrChange w:id="2611" w:author="Carolien Maas" w:date="2022-06-20T13:19:00Z">
                    <w:rPr>
                      <w:rFonts w:ascii="Arial" w:hAnsi="Arial" w:cs="Arial"/>
                      <w:b/>
                      <w:bCs/>
                      <w:sz w:val="20"/>
                      <w:szCs w:val="20"/>
                      <w:lang w:val="en-GB"/>
                    </w:rPr>
                  </w:rPrChange>
                </w:rPr>
                <w:delText>Total number of SN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12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BC64B8B" w14:textId="358FB71C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61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614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61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0.94</w:t>
              </w:r>
            </w:ins>
            <w:ins w:id="2616" w:author="C.H.M. Maas [2]" w:date="2022-06-16T17:44:00Z">
              <w:del w:id="2617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618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0.95</w:delText>
                </w:r>
              </w:del>
            </w:ins>
            <w:del w:id="2619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62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0.95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21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14D0338" w14:textId="2BE4EA7B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62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62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62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[0.86; 1.03]</w:t>
              </w:r>
            </w:ins>
            <w:ins w:id="2625" w:author="C.H.M. Maas [2]" w:date="2022-06-16T17:44:00Z">
              <w:del w:id="262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62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[0.88; 1.03]</w:delText>
                </w:r>
              </w:del>
            </w:ins>
            <w:del w:id="262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62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[0.88; 1.03]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30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281283B" w14:textId="5D8C9B45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63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63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63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0.94</w:t>
              </w:r>
            </w:ins>
            <w:ins w:id="2634" w:author="C.H.M. Maas [2]" w:date="2022-06-16T17:44:00Z">
              <w:del w:id="263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63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0.95</w:delText>
                </w:r>
              </w:del>
            </w:ins>
            <w:del w:id="263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63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0.95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39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FF10B58" w14:textId="675A1F03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64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64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64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[0.86; 1.03]</w:t>
              </w:r>
            </w:ins>
            <w:ins w:id="2643" w:author="C.H.M. Maas [2]" w:date="2022-06-16T17:44:00Z">
              <w:del w:id="264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64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[0.88; 1.03]</w:delText>
                </w:r>
              </w:del>
            </w:ins>
            <w:del w:id="264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64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[0.77; 1.19]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48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D4CFEE0" w14:textId="22DE208F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64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650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65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2</w:t>
              </w:r>
            </w:ins>
            <w:ins w:id="2652" w:author="C.H.M. Maas [2]" w:date="2022-06-16T17:44:00Z">
              <w:del w:id="2653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654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</w:delText>
                </w:r>
              </w:del>
            </w:ins>
            <w:del w:id="2655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65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1.5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57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DDAC902" w14:textId="3E93C852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65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del w:id="2659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66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0.2</w:delText>
              </w:r>
            </w:del>
          </w:p>
        </w:tc>
      </w:tr>
      <w:tr w:rsidR="00FE7D9B" w:rsidRPr="006158F9" w14:paraId="4DA8DBF0" w14:textId="77777777" w:rsidTr="00F54C13">
        <w:trPr>
          <w:trHeight w:val="20"/>
          <w:ins w:id="2661" w:author="C.H.M. Maas [2]" w:date="2022-06-16T16:39:00Z"/>
          <w:trPrChange w:id="2662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663" w:author="Carolien Maas" w:date="2022-06-20T13:35:00Z">
              <w:tcPr>
                <w:tcW w:w="1400" w:type="pct"/>
                <w:vAlign w:val="center"/>
              </w:tcPr>
            </w:tcPrChange>
          </w:tcPr>
          <w:p w14:paraId="6B9CE0AD" w14:textId="080E7D86" w:rsidR="006158F9" w:rsidRPr="006158F9" w:rsidDel="0032493C" w:rsidRDefault="006158F9" w:rsidP="006158F9">
            <w:pPr>
              <w:pStyle w:val="Compact"/>
              <w:spacing w:before="0" w:after="0"/>
              <w:rPr>
                <w:ins w:id="2664" w:author="C.H.M. Maas [2]" w:date="2022-06-16T16:39:00Z"/>
                <w:del w:id="2665" w:author="Carolien Maas" w:date="2022-06-20T13:17:00Z"/>
                <w:rFonts w:ascii="Arial" w:hAnsi="Arial" w:cs="Arial"/>
                <w:bCs/>
                <w:sz w:val="16"/>
                <w:szCs w:val="16"/>
                <w:lang w:val="en-GB"/>
                <w:rPrChange w:id="2666" w:author="Carolien Maas" w:date="2022-06-20T13:19:00Z">
                  <w:rPr>
                    <w:ins w:id="2667" w:author="C.H.M. Maas [2]" w:date="2022-06-16T16:39:00Z"/>
                    <w:del w:id="2668" w:author="Carolien Maas" w:date="2022-06-20T13:17:00Z"/>
                    <w:rFonts w:ascii="Arial" w:hAnsi="Arial" w:cs="Arial"/>
                    <w:bCs/>
                    <w:sz w:val="20"/>
                    <w:szCs w:val="20"/>
                    <w:lang w:val="en-GB"/>
                  </w:rPr>
                </w:rPrChange>
              </w:rPr>
            </w:pPr>
            <w:commentRangeStart w:id="2669"/>
            <w:ins w:id="2670" w:author="Carolien Maas" w:date="2022-06-20T13:17:00Z">
              <w:r w:rsidRPr="006158F9">
                <w:rPr>
                  <w:rFonts w:ascii="Arial" w:hAnsi="Arial" w:cs="Arial"/>
                  <w:b/>
                  <w:bCs/>
                  <w:sz w:val="16"/>
                  <w:szCs w:val="16"/>
                  <w:lang w:val="en-GB"/>
                </w:rPr>
                <w:t>Total number of positive nodes</w:t>
              </w:r>
              <w:commentRangeEnd w:id="2669"/>
              <w:r w:rsidRPr="006158F9">
                <w:rPr>
                  <w:rStyle w:val="CommentReference"/>
                </w:rPr>
                <w:commentReference w:id="2669"/>
              </w:r>
            </w:ins>
            <w:ins w:id="2671" w:author="C.H.M. Maas [2]" w:date="2022-06-16T16:39:00Z">
              <w:del w:id="2672" w:author="Carolien Maas" w:date="2022-06-20T13:17:00Z">
                <w:r w:rsidRPr="006158F9" w:rsidDel="0032493C">
                  <w:rPr>
                    <w:rFonts w:ascii="Arial" w:hAnsi="Arial" w:cs="Arial"/>
                    <w:b/>
                    <w:bCs/>
                    <w:sz w:val="16"/>
                    <w:szCs w:val="16"/>
                    <w:lang w:val="en-GB"/>
                    <w:rPrChange w:id="2673" w:author="Carolien Maas" w:date="2022-06-20T13:19:00Z">
                      <w:rPr>
                        <w:rFonts w:ascii="Arial" w:hAnsi="Arial" w:cs="Arial"/>
                        <w:b/>
                        <w:bCs/>
                        <w:lang w:val="en-GB"/>
                      </w:rPr>
                    </w:rPrChange>
                  </w:rPr>
                  <w:delText>Total number of positive nodes</w:delText>
                </w:r>
                <w:r w:rsidRPr="006158F9" w:rsidDel="0032493C">
                  <w:rPr>
                    <w:rFonts w:ascii="Arial" w:hAnsi="Arial" w:cs="Arial"/>
                    <w:bCs/>
                    <w:sz w:val="16"/>
                    <w:szCs w:val="16"/>
                    <w:lang w:val="en-GB"/>
                    <w:rPrChange w:id="2674" w:author="Carolien Maas" w:date="2022-06-20T13:19:00Z">
                      <w:rPr>
                        <w:rFonts w:ascii="Arial" w:hAnsi="Arial" w:cs="Arial"/>
                        <w:bCs/>
                        <w:lang w:val="en-GB"/>
                      </w:rPr>
                    </w:rPrChange>
                  </w:rPr>
                  <w:delText xml:space="preserve"> </w:delText>
                </w:r>
              </w:del>
            </w:ins>
          </w:p>
          <w:p w14:paraId="7C086893" w14:textId="7FD0CB26" w:rsidR="006158F9" w:rsidRPr="006158F9" w:rsidRDefault="006158F9" w:rsidP="006158F9">
            <w:pPr>
              <w:pStyle w:val="Compact"/>
              <w:spacing w:before="0" w:after="0"/>
              <w:rPr>
                <w:ins w:id="2675" w:author="C.H.M. Maas [2]" w:date="2022-06-16T16:39:00Z"/>
                <w:rFonts w:ascii="Arial" w:hAnsi="Arial" w:cs="Arial"/>
                <w:b/>
                <w:bCs/>
                <w:sz w:val="16"/>
                <w:szCs w:val="16"/>
                <w:lang w:val="en-GB"/>
                <w:rPrChange w:id="2676" w:author="Carolien Maas" w:date="2022-06-20T13:19:00Z">
                  <w:rPr>
                    <w:ins w:id="2677" w:author="C.H.M. Maas [2]" w:date="2022-06-16T16:39:00Z"/>
                    <w:rFonts w:ascii="Arial" w:hAnsi="Arial" w:cs="Arial"/>
                    <w:b/>
                    <w:bCs/>
                    <w:sz w:val="20"/>
                    <w:szCs w:val="20"/>
                    <w:lang w:val="en-GB"/>
                  </w:rPr>
                </w:rPrChange>
              </w:rPr>
            </w:pPr>
            <w:ins w:id="2678" w:author="C.H.M. Maas [2]" w:date="2022-06-16T16:39:00Z">
              <w:del w:id="2679" w:author="Carolien Maas" w:date="2022-06-20T13:17:00Z">
                <w:r w:rsidRPr="006158F9" w:rsidDel="0032493C">
                  <w:rPr>
                    <w:rFonts w:ascii="Arial" w:hAnsi="Arial" w:cs="Arial"/>
                    <w:bCs/>
                    <w:sz w:val="16"/>
                    <w:szCs w:val="16"/>
                    <w:lang w:val="en-GB"/>
                    <w:rPrChange w:id="2680" w:author="Carolien Maas" w:date="2022-06-20T13:19:00Z">
                      <w:rPr>
                        <w:rFonts w:ascii="Arial" w:hAnsi="Arial" w:cs="Arial"/>
                        <w:bCs/>
                        <w:sz w:val="22"/>
                        <w:szCs w:val="22"/>
                        <w:lang w:val="en-GB"/>
                      </w:rPr>
                    </w:rPrChange>
                  </w:rPr>
                  <w:delText>(i.q.r. 5 versus 0 positive nodes)</w:delText>
                </w:r>
              </w:del>
            </w:ins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81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9A0BEE5" w14:textId="77777777" w:rsidR="006158F9" w:rsidRPr="006158F9" w:rsidRDefault="006158F9" w:rsidP="006158F9">
            <w:pPr>
              <w:spacing w:after="0"/>
              <w:jc w:val="center"/>
              <w:rPr>
                <w:ins w:id="2682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2683" w:author="Carolien Maas" w:date="2022-06-20T13:19:00Z">
                  <w:rPr>
                    <w:ins w:id="2684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85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6C83BD2" w14:textId="77777777" w:rsidR="006158F9" w:rsidRPr="006158F9" w:rsidRDefault="006158F9" w:rsidP="006158F9">
            <w:pPr>
              <w:spacing w:after="0"/>
              <w:jc w:val="center"/>
              <w:rPr>
                <w:ins w:id="2686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2687" w:author="Carolien Maas" w:date="2022-06-20T13:19:00Z">
                  <w:rPr>
                    <w:ins w:id="2688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89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AABBEF4" w14:textId="2045F266" w:rsidR="006158F9" w:rsidRPr="006158F9" w:rsidRDefault="006158F9" w:rsidP="006158F9">
            <w:pPr>
              <w:spacing w:after="0"/>
              <w:jc w:val="center"/>
              <w:rPr>
                <w:ins w:id="2690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2691" w:author="Carolien Maas" w:date="2022-06-20T13:19:00Z">
                  <w:rPr>
                    <w:ins w:id="2692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  <w:ins w:id="269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69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0.99</w:t>
              </w:r>
            </w:ins>
            <w:ins w:id="2695" w:author="C.H.M. Maas [2]" w:date="2022-06-16T17:44:00Z">
              <w:del w:id="269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69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0.79</w:delText>
                </w:r>
              </w:del>
            </w:ins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698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9C9846A" w14:textId="27B579A3" w:rsidR="006158F9" w:rsidRPr="006158F9" w:rsidRDefault="006158F9" w:rsidP="006158F9">
            <w:pPr>
              <w:spacing w:after="0"/>
              <w:jc w:val="center"/>
              <w:rPr>
                <w:ins w:id="2699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2700" w:author="Carolien Maas" w:date="2022-06-20T13:19:00Z">
                  <w:rPr>
                    <w:ins w:id="2701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  <w:ins w:id="270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70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[0.79; 1.25]</w:t>
              </w:r>
            </w:ins>
            <w:ins w:id="2704" w:author="C.H.M. Maas [2]" w:date="2022-06-16T17:44:00Z">
              <w:del w:id="270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70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[0.26; 2.34]</w:delText>
                </w:r>
              </w:del>
            </w:ins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07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2E98DF5" w14:textId="6A7F8A19" w:rsidR="006158F9" w:rsidRPr="006158F9" w:rsidRDefault="006158F9" w:rsidP="006158F9">
            <w:pPr>
              <w:spacing w:after="0"/>
              <w:jc w:val="center"/>
              <w:rPr>
                <w:ins w:id="2708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2709" w:author="Carolien Maas" w:date="2022-06-20T13:19:00Z">
                  <w:rPr>
                    <w:ins w:id="2710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  <w:ins w:id="271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71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  <w:ins w:id="2713" w:author="C.H.M. Maas [2]" w:date="2022-06-16T17:44:00Z">
              <w:del w:id="271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71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16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4F7B35E" w14:textId="77777777" w:rsidR="006158F9" w:rsidRPr="006158F9" w:rsidRDefault="006158F9" w:rsidP="006158F9">
            <w:pPr>
              <w:spacing w:after="0"/>
              <w:jc w:val="center"/>
              <w:rPr>
                <w:ins w:id="2717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2718" w:author="Carolien Maas" w:date="2022-06-20T13:19:00Z">
                  <w:rPr>
                    <w:ins w:id="2719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</w:p>
        </w:tc>
      </w:tr>
      <w:tr w:rsidR="00FE7D9B" w:rsidRPr="006158F9" w14:paraId="5E9B6044" w14:textId="77777777" w:rsidTr="00F54C13">
        <w:trPr>
          <w:trHeight w:val="20"/>
          <w:trPrChange w:id="2720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721" w:author="Carolien Maas" w:date="2022-06-20T13:35:00Z">
              <w:tcPr>
                <w:tcW w:w="1400" w:type="pct"/>
                <w:vAlign w:val="center"/>
              </w:tcPr>
            </w:tcPrChange>
          </w:tcPr>
          <w:p w14:paraId="0AF0CE97" w14:textId="77777777" w:rsidR="006158F9" w:rsidRPr="006158F9" w:rsidRDefault="006158F9" w:rsidP="006158F9">
            <w:pPr>
              <w:pStyle w:val="Compact"/>
              <w:spacing w:before="0" w:after="0"/>
              <w:rPr>
                <w:ins w:id="2722" w:author="C.H.M. Maas [2]" w:date="2022-06-16T16:39:00Z"/>
                <w:rFonts w:ascii="Arial" w:hAnsi="Arial" w:cs="Arial"/>
                <w:sz w:val="16"/>
                <w:szCs w:val="16"/>
                <w:lang w:val="nl-NL"/>
                <w:rPrChange w:id="2723" w:author="Carolien Maas" w:date="2022-06-20T13:19:00Z">
                  <w:rPr>
                    <w:ins w:id="2724" w:author="C.H.M. Maas [2]" w:date="2022-06-16T16:39:00Z"/>
                    <w:rFonts w:ascii="Arial" w:hAnsi="Arial" w:cs="Arial"/>
                    <w:sz w:val="22"/>
                    <w:szCs w:val="22"/>
                    <w:lang w:val="nl-NL"/>
                  </w:rPr>
                </w:rPrChange>
              </w:rPr>
            </w:pPr>
            <w:ins w:id="2725" w:author="C.H.M. Maas [2]" w:date="2022-06-16T16:39:00Z">
              <w:r w:rsidRPr="006158F9">
                <w:rPr>
                  <w:rFonts w:ascii="Arial" w:hAnsi="Arial" w:cs="Arial"/>
                  <w:b/>
                  <w:sz w:val="16"/>
                  <w:szCs w:val="16"/>
                  <w:lang w:val="nl-NL"/>
                  <w:rPrChange w:id="2726" w:author="Carolien Maas" w:date="2022-06-20T13:19:00Z">
                    <w:rPr>
                      <w:rFonts w:ascii="Arial" w:hAnsi="Arial" w:cs="Arial"/>
                      <w:b/>
                      <w:sz w:val="22"/>
                      <w:szCs w:val="22"/>
                      <w:lang w:val="nl-NL"/>
                    </w:rPr>
                  </w:rPrChange>
                </w:rPr>
                <w:t xml:space="preserve">SN </w:t>
              </w:r>
              <w:proofErr w:type="spellStart"/>
              <w:r w:rsidRPr="006158F9">
                <w:rPr>
                  <w:rFonts w:ascii="Arial" w:hAnsi="Arial" w:cs="Arial"/>
                  <w:b/>
                  <w:sz w:val="16"/>
                  <w:szCs w:val="16"/>
                  <w:lang w:val="nl-NL"/>
                  <w:rPrChange w:id="2727" w:author="Carolien Maas" w:date="2022-06-20T13:19:00Z">
                    <w:rPr>
                      <w:rFonts w:ascii="Arial" w:hAnsi="Arial" w:cs="Arial"/>
                      <w:b/>
                      <w:sz w:val="22"/>
                      <w:szCs w:val="22"/>
                      <w:lang w:val="nl-NL"/>
                    </w:rPr>
                  </w:rPrChange>
                </w:rPr>
                <w:t>tumour</w:t>
              </w:r>
              <w:proofErr w:type="spellEnd"/>
              <w:r w:rsidRPr="006158F9">
                <w:rPr>
                  <w:rFonts w:ascii="Arial" w:hAnsi="Arial" w:cs="Arial"/>
                  <w:b/>
                  <w:sz w:val="16"/>
                  <w:szCs w:val="16"/>
                  <w:lang w:val="nl-NL"/>
                  <w:rPrChange w:id="2728" w:author="Carolien Maas" w:date="2022-06-20T13:19:00Z">
                    <w:rPr>
                      <w:rFonts w:ascii="Arial" w:hAnsi="Arial" w:cs="Arial"/>
                      <w:b/>
                      <w:sz w:val="22"/>
                      <w:szCs w:val="22"/>
                      <w:lang w:val="nl-NL"/>
                    </w:rPr>
                  </w:rPrChange>
                </w:rPr>
                <w:t xml:space="preserve"> </w:t>
              </w:r>
              <w:proofErr w:type="spellStart"/>
              <w:r w:rsidRPr="006158F9">
                <w:rPr>
                  <w:rFonts w:ascii="Arial" w:hAnsi="Arial" w:cs="Arial"/>
                  <w:b/>
                  <w:sz w:val="16"/>
                  <w:szCs w:val="16"/>
                  <w:lang w:val="nl-NL"/>
                  <w:rPrChange w:id="2729" w:author="Carolien Maas" w:date="2022-06-20T13:19:00Z">
                    <w:rPr>
                      <w:rFonts w:ascii="Arial" w:hAnsi="Arial" w:cs="Arial"/>
                      <w:b/>
                      <w:sz w:val="22"/>
                      <w:szCs w:val="22"/>
                      <w:lang w:val="nl-NL"/>
                    </w:rPr>
                  </w:rPrChange>
                </w:rPr>
                <w:t>burden</w:t>
              </w:r>
              <w:proofErr w:type="spellEnd"/>
              <w:r w:rsidRPr="006158F9">
                <w:rPr>
                  <w:rFonts w:ascii="Arial" w:hAnsi="Arial" w:cs="Arial"/>
                  <w:sz w:val="16"/>
                  <w:szCs w:val="16"/>
                  <w:lang w:val="nl-NL"/>
                  <w:rPrChange w:id="2730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 xml:space="preserve"> </w:t>
              </w:r>
            </w:ins>
          </w:p>
          <w:p w14:paraId="64A80FE5" w14:textId="53323C77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nl-NL"/>
                <w:rPrChange w:id="2731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ins w:id="2732" w:author="C.H.M. Maas [2]" w:date="2022-06-16T16:39:00Z">
              <w:r w:rsidRPr="006158F9">
                <w:rPr>
                  <w:rFonts w:ascii="Arial" w:hAnsi="Arial" w:cs="Arial"/>
                  <w:sz w:val="16"/>
                  <w:szCs w:val="16"/>
                  <w:lang w:val="nl-NL"/>
                  <w:rPrChange w:id="2733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(</w:t>
              </w:r>
              <w:proofErr w:type="spellStart"/>
              <w:r w:rsidRPr="006158F9">
                <w:rPr>
                  <w:rFonts w:ascii="Arial" w:hAnsi="Arial" w:cs="Arial"/>
                  <w:sz w:val="16"/>
                  <w:szCs w:val="16"/>
                  <w:lang w:val="nl-NL"/>
                  <w:rPrChange w:id="2734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i.q.r</w:t>
              </w:r>
              <w:proofErr w:type="spellEnd"/>
              <w:r w:rsidRPr="006158F9">
                <w:rPr>
                  <w:rFonts w:ascii="Arial" w:hAnsi="Arial" w:cs="Arial"/>
                  <w:sz w:val="16"/>
                  <w:szCs w:val="16"/>
                  <w:lang w:val="nl-NL"/>
                  <w:rPrChange w:id="2735" w:author="Carolien Maas" w:date="2022-06-20T13:19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. 38 versus 0.01)</w:t>
              </w:r>
            </w:ins>
            <w:del w:id="2736" w:author="C.H.M. Maas [2]" w:date="2022-06-16T16:39:00Z">
              <w:r w:rsidRPr="006158F9" w:rsidDel="00593FF5">
                <w:rPr>
                  <w:rFonts w:ascii="Arial" w:hAnsi="Arial" w:cs="Arial"/>
                  <w:b/>
                  <w:sz w:val="16"/>
                  <w:szCs w:val="16"/>
                  <w:lang w:val="nl-NL"/>
                  <w:rPrChange w:id="2737" w:author="Carolien Maas" w:date="2022-06-20T13:19:00Z"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rPrChange>
                </w:rPr>
                <w:delText>SN tumour burden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38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E76B20A" w14:textId="535F4AB4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nl-NL"/>
                <w:rPrChange w:id="273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40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A98E80C" w14:textId="09C1AC9E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nl-NL"/>
                <w:rPrChange w:id="274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42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70AF9F6" w14:textId="6ECF6486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74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744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74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4.74</w:t>
              </w:r>
            </w:ins>
            <w:ins w:id="2746" w:author="C.H.M. Maas [2]" w:date="2022-06-16T17:44:00Z">
              <w:del w:id="2747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748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5.03</w:delText>
                </w:r>
              </w:del>
            </w:ins>
            <w:del w:id="2749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75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1.22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51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B2437E6" w14:textId="634244BA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75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75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75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[1.11; 20.25]</w:t>
              </w:r>
            </w:ins>
            <w:ins w:id="2755" w:author="C.H.M. Maas [2]" w:date="2022-06-16T17:44:00Z">
              <w:del w:id="275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75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[1.30; 19.41]</w:delText>
                </w:r>
              </w:del>
            </w:ins>
            <w:del w:id="275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75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[1.03; 1.43]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60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7812AC1" w14:textId="6E52C3AD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76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2762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76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4</w:t>
              </w:r>
            </w:ins>
            <w:ins w:id="2764" w:author="C.H.M. Maas [2]" w:date="2022-06-16T17:44:00Z">
              <w:del w:id="2765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766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5</w:delText>
                </w:r>
              </w:del>
            </w:ins>
            <w:del w:id="2767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76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5.5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69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151EA6F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77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</w:tr>
      <w:tr w:rsidR="00FE7D9B" w:rsidRPr="006158F9" w14:paraId="24058B14" w14:textId="77777777" w:rsidTr="00F54C13">
        <w:trPr>
          <w:trHeight w:val="20"/>
          <w:trPrChange w:id="2771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772" w:author="Carolien Maas" w:date="2022-06-20T13:35:00Z">
              <w:tcPr>
                <w:tcW w:w="1400" w:type="pct"/>
                <w:vAlign w:val="center"/>
              </w:tcPr>
            </w:tcPrChange>
          </w:tcPr>
          <w:p w14:paraId="09C8F689" w14:textId="2027FE81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2773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b/>
                <w:sz w:val="16"/>
                <w:szCs w:val="16"/>
                <w:lang w:val="en-GB"/>
                <w:rPrChange w:id="2774" w:author="Carolien Maas" w:date="2022-06-20T13:19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Location metastasis in lymph node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75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DA69379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77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77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A748183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778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79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29988D5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780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81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723322A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782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83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C48467B" w14:textId="727BB943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784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2785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78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2</w:t>
              </w:r>
            </w:ins>
            <w:ins w:id="2787" w:author="C.H.M. Maas [2]" w:date="2022-06-16T17:44:00Z">
              <w:del w:id="2788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789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90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BC4B2A0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2791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E7D9B" w:rsidRPr="006158F9" w14:paraId="19C01BCB" w14:textId="77777777" w:rsidTr="00F54C13">
        <w:trPr>
          <w:trHeight w:val="20"/>
          <w:trPrChange w:id="2792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793" w:author="Carolien Maas" w:date="2022-06-20T13:35:00Z">
              <w:tcPr>
                <w:tcW w:w="1400" w:type="pct"/>
                <w:vAlign w:val="center"/>
              </w:tcPr>
            </w:tcPrChange>
          </w:tcPr>
          <w:p w14:paraId="03B547C6" w14:textId="40E4F5E9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794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795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</w:t>
            </w:r>
            <w:proofErr w:type="spellStart"/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796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>Subcap</w:t>
            </w:r>
            <w:proofErr w:type="spellEnd"/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97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C8F31AC" w14:textId="532F229A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79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799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C717CE8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0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01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8D1BFED" w14:textId="305BAA2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0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80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80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2805" w:author="C.H.M. Maas [2]" w:date="2022-06-16T17:44:00Z">
              <w:del w:id="280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80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280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80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10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1BCB374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81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12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F3D2024" w14:textId="006083E4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81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14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706C4FE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281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</w:tr>
      <w:tr w:rsidR="00FE7D9B" w:rsidRPr="006158F9" w14:paraId="51E7DEBE" w14:textId="77777777" w:rsidTr="00F54C13">
        <w:trPr>
          <w:trHeight w:val="20"/>
          <w:trPrChange w:id="2816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817" w:author="Carolien Maas" w:date="2022-06-20T13:35:00Z">
              <w:tcPr>
                <w:tcW w:w="1400" w:type="pct"/>
                <w:vAlign w:val="center"/>
              </w:tcPr>
            </w:tcPrChange>
          </w:tcPr>
          <w:p w14:paraId="79F6F436" w14:textId="33ACAE49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818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819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Combined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20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203C809" w14:textId="4636921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2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22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61DC408" w14:textId="368F4BC8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2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24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EF63AAD" w14:textId="4B0FFA83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2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826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82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1.08</w:t>
              </w:r>
            </w:ins>
            <w:ins w:id="2828" w:author="C.H.M. Maas [2]" w:date="2022-06-16T17:44:00Z">
              <w:del w:id="2829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830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1.15</w:delText>
                </w:r>
              </w:del>
            </w:ins>
            <w:del w:id="2831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83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1.15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33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735DB89" w14:textId="6AFA4049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34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835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836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[0.66; 1.76]</w:t>
              </w:r>
            </w:ins>
            <w:ins w:id="2837" w:author="C.H.M. Maas [2]" w:date="2022-06-16T17:44:00Z">
              <w:del w:id="2838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839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[0.74; 1.81]</w:delText>
                </w:r>
              </w:del>
            </w:ins>
            <w:del w:id="2840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841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[0.74; 1.81]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42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833E4B2" w14:textId="1D81174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4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del w:id="284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84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1.0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46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9D956E8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4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E7D9B" w:rsidRPr="006158F9" w14:paraId="2F10C6EC" w14:textId="77777777" w:rsidTr="00F54C13">
        <w:trPr>
          <w:trHeight w:val="20"/>
          <w:trPrChange w:id="2848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849" w:author="Carolien Maas" w:date="2022-06-20T13:35:00Z">
              <w:tcPr>
                <w:tcW w:w="1400" w:type="pct"/>
                <w:vAlign w:val="center"/>
              </w:tcPr>
            </w:tcPrChange>
          </w:tcPr>
          <w:p w14:paraId="4758FE68" w14:textId="7A219F5F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850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851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Parenchymal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52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C24BE63" w14:textId="1BD1254D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5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54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8A8B74D" w14:textId="4190BDA9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5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56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B8CEEEC" w14:textId="392A9C5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5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85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85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1.23</w:t>
              </w:r>
            </w:ins>
            <w:ins w:id="2860" w:author="C.H.M. Maas [2]" w:date="2022-06-16T17:44:00Z">
              <w:del w:id="286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86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1.24</w:delText>
                </w:r>
              </w:del>
            </w:ins>
            <w:del w:id="286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86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1.24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65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8B6A76E" w14:textId="1893C91C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6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867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86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[0.63; 2.37]</w:t>
              </w:r>
            </w:ins>
            <w:ins w:id="2869" w:author="C.H.M. Maas [2]" w:date="2022-06-16T17:44:00Z">
              <w:del w:id="2870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871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[0.67; 2.29]</w:delText>
                </w:r>
              </w:del>
            </w:ins>
            <w:del w:id="2872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87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[0.67; 2.29]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74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241FCAD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7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tcPrChange w:id="2876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</w:tcPrChange>
          </w:tcPr>
          <w:p w14:paraId="68877141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7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E7D9B" w:rsidRPr="006158F9" w14:paraId="1187DC41" w14:textId="77777777" w:rsidTr="00F54C13">
        <w:trPr>
          <w:trHeight w:val="20"/>
          <w:trPrChange w:id="2878" w:author="Carolien Maas" w:date="2022-06-20T13:35:00Z">
            <w:trPr>
              <w:gridAfter w:val="0"/>
              <w:trHeight w:val="20"/>
            </w:trPr>
          </w:trPrChange>
        </w:trPr>
        <w:tc>
          <w:tcPr>
            <w:tcW w:w="1452" w:type="pct"/>
            <w:vAlign w:val="center"/>
            <w:tcPrChange w:id="2879" w:author="Carolien Maas" w:date="2022-06-20T13:35:00Z">
              <w:tcPr>
                <w:tcW w:w="1400" w:type="pct"/>
                <w:vAlign w:val="center"/>
              </w:tcPr>
            </w:tcPrChange>
          </w:tcPr>
          <w:p w14:paraId="31AC0C53" w14:textId="479FA555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880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881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Multifocal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82" w:author="Carolien Maas" w:date="2022-06-20T13:35:00Z">
              <w:tcPr>
                <w:tcW w:w="63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06195A9" w14:textId="70971501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83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84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AB72F24" w14:textId="6F0DC790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8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86" w:author="Carolien Maas" w:date="2022-06-20T13:35:00Z">
              <w:tcPr>
                <w:tcW w:w="661" w:type="pct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0983B23" w14:textId="0D6ECBA1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8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88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88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1.19</w:t>
              </w:r>
            </w:ins>
            <w:ins w:id="2890" w:author="C.H.M. Maas [2]" w:date="2022-06-16T17:44:00Z">
              <w:del w:id="289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89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1.12</w:delText>
                </w:r>
              </w:del>
            </w:ins>
            <w:del w:id="289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89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1.12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895" w:author="Carolien Maas" w:date="2022-06-20T13:35:00Z">
              <w:tcPr>
                <w:tcW w:w="697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B219D5B" w14:textId="1E9A43BE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89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897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898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[0.60; 2.34]</w:t>
              </w:r>
            </w:ins>
            <w:ins w:id="2899" w:author="C.H.M. Maas [2]" w:date="2022-06-16T17:44:00Z">
              <w:del w:id="2900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901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[0.59; 2.12]</w:delText>
                </w:r>
              </w:del>
            </w:ins>
            <w:del w:id="2902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903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[0.59; 2.12]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2904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39E9EA0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05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tcPrChange w:id="2906" w:author="Carolien Maas" w:date="2022-06-20T13:35:00Z">
              <w:tcPr>
                <w:tcW w:w="485" w:type="pct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</w:tcPrChange>
          </w:tcPr>
          <w:p w14:paraId="07382FA1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0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E7D9B" w:rsidRPr="006158F9" w14:paraId="3091A223" w14:textId="77777777" w:rsidTr="00F54C13">
        <w:tblPrEx>
          <w:tblPrExChange w:id="2908" w:author="Carolien Maas" w:date="2022-06-20T13:35:00Z">
            <w:tblPrEx>
              <w:tblW w:w="5182" w:type="pct"/>
            </w:tblPrEx>
          </w:tblPrExChange>
        </w:tblPrEx>
        <w:trPr>
          <w:trHeight w:val="20"/>
          <w:trPrChange w:id="2909" w:author="Carolien Maas" w:date="2022-06-20T13:35:00Z">
            <w:trPr>
              <w:trHeight w:val="20"/>
            </w:trPr>
          </w:trPrChange>
        </w:trPr>
        <w:tc>
          <w:tcPr>
            <w:tcW w:w="1452" w:type="pct"/>
            <w:vAlign w:val="center"/>
            <w:tcPrChange w:id="2910" w:author="Carolien Maas" w:date="2022-06-20T13:35:00Z">
              <w:tcPr>
                <w:tcW w:w="1508" w:type="pct"/>
                <w:gridSpan w:val="4"/>
                <w:vAlign w:val="center"/>
              </w:tcPr>
            </w:tcPrChange>
          </w:tcPr>
          <w:p w14:paraId="241955E6" w14:textId="652328A5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2911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sz w:val="16"/>
                <w:szCs w:val="16"/>
                <w:lang w:val="en-GB"/>
                <w:rPrChange w:id="2912" w:author="Carolien Maas" w:date="2022-06-20T13:19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Extensive</w:t>
            </w:r>
          </w:p>
        </w:tc>
        <w:tc>
          <w:tcPr>
            <w:tcW w:w="620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2913" w:author="Carolien Maas" w:date="2022-06-20T13:35:00Z">
              <w:tcPr>
                <w:tcW w:w="612" w:type="pct"/>
                <w:gridSpan w:val="4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B011970" w14:textId="7C27B344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14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20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2915" w:author="Carolien Maas" w:date="2022-06-20T13:35:00Z">
              <w:tcPr>
                <w:tcW w:w="622" w:type="pct"/>
                <w:gridSpan w:val="4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439E96D" w14:textId="1A152D1E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1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80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2917" w:author="Carolien Maas" w:date="2022-06-20T13:35:00Z">
              <w:tcPr>
                <w:tcW w:w="641" w:type="pct"/>
                <w:gridSpan w:val="4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CBCF1A8" w14:textId="534346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1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919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920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1.42</w:t>
              </w:r>
            </w:ins>
            <w:ins w:id="2921" w:author="C.H.M. Maas [2]" w:date="2022-06-16T17:44:00Z">
              <w:del w:id="2922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923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1.34</w:delText>
                </w:r>
              </w:del>
            </w:ins>
            <w:del w:id="2924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925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1.34</w:delText>
              </w:r>
            </w:del>
          </w:p>
        </w:tc>
        <w:tc>
          <w:tcPr>
            <w:tcW w:w="675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2926" w:author="Carolien Maas" w:date="2022-06-20T13:35:00Z">
              <w:tcPr>
                <w:tcW w:w="676" w:type="pct"/>
                <w:gridSpan w:val="3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78FAC00" w14:textId="5C2DE391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27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928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92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[0.74; 2.72]</w:t>
              </w:r>
            </w:ins>
            <w:ins w:id="2930" w:author="C.H.M. Maas [2]" w:date="2022-06-16T17:44:00Z">
              <w:del w:id="2931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932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[0.73; 2.47]</w:delText>
                </w:r>
              </w:del>
            </w:ins>
            <w:del w:id="2933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93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[0.73; 2.47]</w:delText>
              </w:r>
            </w:del>
          </w:p>
        </w:tc>
        <w:tc>
          <w:tcPr>
            <w:tcW w:w="476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2935" w:author="Carolien Maas" w:date="2022-06-20T13:35:00Z">
              <w:tcPr>
                <w:tcW w:w="470" w:type="pct"/>
                <w:gridSpan w:val="3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DC63A1D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36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tcPrChange w:id="2937" w:author="Carolien Maas" w:date="2022-06-20T13:35:00Z">
              <w:tcPr>
                <w:tcW w:w="470" w:type="pct"/>
                <w:gridSpan w:val="3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center"/>
              </w:tcPr>
            </w:tcPrChange>
          </w:tcPr>
          <w:p w14:paraId="48B05AA1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3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F54C13" w:rsidRPr="006158F9" w14:paraId="74821183" w14:textId="77777777" w:rsidTr="00F54C13">
        <w:trPr>
          <w:trHeight w:val="20"/>
        </w:trPr>
        <w:tc>
          <w:tcPr>
            <w:tcW w:w="1452" w:type="pct"/>
            <w:tcBorders>
              <w:bottom w:val="single" w:sz="4" w:space="0" w:color="auto"/>
            </w:tcBorders>
            <w:vAlign w:val="center"/>
          </w:tcPr>
          <w:p w14:paraId="791CABE0" w14:textId="3376155E" w:rsidR="006158F9" w:rsidRPr="006158F9" w:rsidRDefault="006158F9" w:rsidP="006158F9">
            <w:pPr>
              <w:pStyle w:val="Compact"/>
              <w:spacing w:before="0" w:after="0"/>
              <w:rPr>
                <w:rFonts w:ascii="Arial" w:hAnsi="Arial" w:cs="Arial"/>
                <w:i/>
                <w:sz w:val="16"/>
                <w:szCs w:val="16"/>
                <w:vertAlign w:val="superscript"/>
                <w:lang w:val="en-GB"/>
                <w:rPrChange w:id="2939" w:author="Carolien Maas" w:date="2022-06-20T13:19:00Z">
                  <w:rPr>
                    <w:rFonts w:ascii="Arial" w:hAnsi="Arial" w:cs="Arial"/>
                    <w:i/>
                    <w:sz w:val="20"/>
                    <w:szCs w:val="20"/>
                    <w:vertAlign w:val="superscript"/>
                    <w:lang w:val="en-GB"/>
                  </w:rPr>
                </w:rPrChange>
              </w:rPr>
            </w:pPr>
            <w:r w:rsidRPr="006158F9">
              <w:rPr>
                <w:rFonts w:ascii="Arial" w:hAnsi="Arial" w:cs="Arial"/>
                <w:i/>
                <w:sz w:val="16"/>
                <w:szCs w:val="16"/>
                <w:lang w:val="en-GB"/>
                <w:rPrChange w:id="2940" w:author="Carolien Maas" w:date="2022-06-20T13:19:00Z">
                  <w:rPr>
                    <w:rFonts w:ascii="Arial" w:hAnsi="Arial" w:cs="Arial"/>
                    <w:i/>
                    <w:sz w:val="20"/>
                    <w:szCs w:val="20"/>
                    <w:lang w:val="en-GB"/>
                  </w:rPr>
                </w:rPrChange>
              </w:rPr>
              <w:t>C-index</w:t>
            </w:r>
            <w:r w:rsidRPr="006158F9">
              <w:rPr>
                <w:rFonts w:ascii="Arial" w:hAnsi="Arial" w:cs="Arial"/>
                <w:i/>
                <w:sz w:val="16"/>
                <w:szCs w:val="16"/>
                <w:vertAlign w:val="superscript"/>
                <w:lang w:val="en-GB"/>
                <w:rPrChange w:id="2941" w:author="Carolien Maas" w:date="2022-06-20T13:19:00Z">
                  <w:rPr>
                    <w:rFonts w:ascii="Arial" w:hAnsi="Arial" w:cs="Arial"/>
                    <w:i/>
                    <w:sz w:val="20"/>
                    <w:szCs w:val="20"/>
                    <w:vertAlign w:val="superscript"/>
                    <w:lang w:val="en-GB"/>
                  </w:rPr>
                </w:rPrChange>
              </w:rPr>
              <w:t>2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BFAA017" w14:textId="15AAD39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42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943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944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0.76</w:t>
              </w:r>
            </w:ins>
            <w:ins w:id="2945" w:author="C.H.M. Maas [2]" w:date="2022-06-16T17:44:00Z">
              <w:del w:id="2946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947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0.79</w:delText>
                </w:r>
              </w:del>
            </w:ins>
            <w:del w:id="2948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949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0.79</w:delText>
              </w:r>
            </w:del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8DC8BF7" w14:textId="23B7DEE4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5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2951" w:author="Carolien Maas" w:date="2022-06-20T13:19:00Z">
              <w:r w:rsidRPr="006158F9">
                <w:rPr>
                  <w:rFonts w:ascii="Arial" w:hAnsi="Arial" w:cs="Arial"/>
                  <w:color w:val="000000"/>
                  <w:sz w:val="16"/>
                  <w:szCs w:val="16"/>
                  <w:rPrChange w:id="2952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t>[0.75; 0.78]</w:t>
              </w:r>
            </w:ins>
            <w:ins w:id="2953" w:author="C.H.M. Maas [2]" w:date="2022-06-16T17:44:00Z">
              <w:del w:id="2954" w:author="Carolien Maas" w:date="2022-06-20T13:19:00Z">
                <w:r w:rsidRPr="006158F9" w:rsidDel="0084422A">
                  <w:rPr>
                    <w:rFonts w:ascii="Arial" w:hAnsi="Arial" w:cs="Arial"/>
                    <w:color w:val="000000"/>
                    <w:sz w:val="16"/>
                    <w:szCs w:val="16"/>
                    <w:rPrChange w:id="2955" w:author="Carolien Maas" w:date="2022-06-20T13:19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[0.77; 0.81]</w:delText>
                </w:r>
              </w:del>
            </w:ins>
            <w:del w:id="2956" w:author="Carolien Maas" w:date="2022-06-20T13:19:00Z">
              <w:r w:rsidRPr="006158F9" w:rsidDel="0084422A">
                <w:rPr>
                  <w:rFonts w:ascii="Arial" w:hAnsi="Arial" w:cs="Arial"/>
                  <w:color w:val="000000"/>
                  <w:sz w:val="16"/>
                  <w:szCs w:val="16"/>
                  <w:rPrChange w:id="2957" w:author="Carolien Maas" w:date="2022-06-20T13:19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[0.77; 0.81]</w:delText>
              </w:r>
            </w:del>
          </w:p>
        </w:tc>
        <w:tc>
          <w:tcPr>
            <w:tcW w:w="6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F25500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58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EB3CBC7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59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29D3EA0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60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57855D9" w14:textId="77777777" w:rsidR="006158F9" w:rsidRPr="006158F9" w:rsidRDefault="006158F9" w:rsidP="006158F9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2961" w:author="Carolien Maas" w:date="2022-06-20T13:19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</w:tbl>
    <w:p w14:paraId="5657B329" w14:textId="681A1329" w:rsidR="00A042EF" w:rsidRPr="005B2974" w:rsidRDefault="007C14B2" w:rsidP="00A042EF">
      <w:pPr>
        <w:spacing w:after="0" w:line="240" w:lineRule="auto"/>
        <w:rPr>
          <w:rFonts w:ascii="Arial" w:hAnsi="Arial" w:cs="Arial"/>
          <w:lang w:val="en-GB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>
        <w:rPr>
          <w:rFonts w:ascii="Arial" w:hAnsi="Arial" w:cs="Arial"/>
          <w:lang w:val="en-US"/>
        </w:rPr>
        <w:t xml:space="preserve">The hazard ratio of positive sentinel node patients includes the effects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>
        <w:rPr>
          <w:rFonts w:ascii="Arial" w:hAnsi="Arial" w:cs="Arial"/>
          <w:lang w:val="en-US"/>
        </w:rPr>
        <w:t xml:space="preserve">The </w:t>
      </w:r>
      <w:r w:rsidR="0047625A" w:rsidRPr="005B2974">
        <w:rPr>
          <w:rFonts w:ascii="Arial" w:hAnsi="Arial" w:cs="Arial"/>
          <w:lang w:val="en-GB"/>
        </w:rPr>
        <w:t xml:space="preserve">C-index </w:t>
      </w:r>
      <w:r w:rsidR="005D5E3F">
        <w:rPr>
          <w:rFonts w:ascii="Arial" w:hAnsi="Arial" w:cs="Arial"/>
          <w:lang w:val="en-GB"/>
        </w:rPr>
        <w:t xml:space="preserve">is </w:t>
      </w:r>
      <w:r w:rsidR="0047625A" w:rsidRPr="005B2974">
        <w:rPr>
          <w:rFonts w:ascii="Arial" w:hAnsi="Arial" w:cs="Arial"/>
          <w:lang w:val="en-GB"/>
        </w:rPr>
        <w:t xml:space="preserve">corrected for optimism. </w:t>
      </w:r>
      <w:r w:rsidR="00A042EF" w:rsidRPr="005B2974">
        <w:rPr>
          <w:rFonts w:ascii="Arial" w:hAnsi="Arial" w:cs="Arial"/>
          <w:lang w:val="en-GB"/>
        </w:rPr>
        <w:t xml:space="preserve">Abbreviations: </w:t>
      </w:r>
      <w:r w:rsidR="0051340B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51340B" w:rsidRPr="005B2974">
        <w:rPr>
          <w:rFonts w:ascii="Arial" w:eastAsiaTheme="minorEastAsia" w:hAnsi="Arial" w:cs="Arial"/>
          <w:lang w:val="en-GB"/>
        </w:rPr>
        <w:t xml:space="preserve"> </w:t>
      </w:r>
      <w:r w:rsidR="0051340B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51340B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51340B" w:rsidRPr="005B2974">
        <w:rPr>
          <w:rFonts w:ascii="Arial" w:hAnsi="Arial" w:cs="Arial"/>
          <w:lang w:val="en-GB"/>
        </w:rPr>
        <w:t>interaction term with positive SN status;</w:t>
      </w:r>
      <w:r w:rsidR="00A042EF" w:rsidRPr="005B2974">
        <w:rPr>
          <w:rFonts w:ascii="Arial" w:hAnsi="Arial" w:cs="Arial"/>
          <w:lang w:val="en-GB"/>
        </w:rPr>
        <w:t xml:space="preserve"> SSM, superficial spreading melanoma; NM, nodular melanoma; ALM, </w:t>
      </w:r>
      <w:proofErr w:type="spellStart"/>
      <w:r w:rsidR="00A042EF" w:rsidRPr="005B2974">
        <w:rPr>
          <w:rFonts w:ascii="Arial" w:hAnsi="Arial" w:cs="Arial"/>
          <w:lang w:val="en-GB"/>
        </w:rPr>
        <w:t>acral</w:t>
      </w:r>
      <w:proofErr w:type="spellEnd"/>
      <w:r w:rsidR="00A042EF" w:rsidRPr="005B2974">
        <w:rPr>
          <w:rFonts w:ascii="Arial" w:hAnsi="Arial" w:cs="Arial"/>
          <w:lang w:val="en-GB"/>
        </w:rPr>
        <w:t xml:space="preserve"> lentiginous melanoma.</w:t>
      </w:r>
    </w:p>
    <w:p w14:paraId="7D810701" w14:textId="77777777" w:rsidR="00A042EF" w:rsidRPr="005B2974" w:rsidRDefault="00A042EF" w:rsidP="00A042EF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59F6ACC5" w14:textId="0794569B" w:rsidR="00A042EF" w:rsidRPr="005B2974" w:rsidRDefault="00111434" w:rsidP="00A042EF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S2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  <w:r w:rsidR="00B73A84" w:rsidRPr="005B2974">
        <w:rPr>
          <w:rFonts w:ascii="Arial" w:hAnsi="Arial" w:cs="Arial"/>
          <w:b/>
          <w:sz w:val="22"/>
          <w:szCs w:val="22"/>
          <w:lang w:val="en-GB"/>
        </w:rPr>
        <w:t>R</w:t>
      </w:r>
      <w:r w:rsidR="00F16C6E" w:rsidRPr="005B2974"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final model predicting 5-year </w:t>
      </w:r>
      <w:r w:rsidR="006F7A8C" w:rsidRPr="005B2974">
        <w:rPr>
          <w:rFonts w:ascii="Arial" w:hAnsi="Arial" w:cs="Arial"/>
          <w:b/>
          <w:sz w:val="22"/>
          <w:szCs w:val="22"/>
          <w:lang w:val="en-GB"/>
        </w:rPr>
        <w:t>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FE4159" w:rsidRPr="005B2974">
        <w:rPr>
          <w:rFonts w:ascii="Arial" w:hAnsi="Arial" w:cs="Arial"/>
          <w:sz w:val="22"/>
          <w:szCs w:val="22"/>
          <w:lang w:val="en-GB"/>
        </w:rPr>
        <w:t xml:space="preserve">refitted </w:t>
      </w:r>
      <w:r w:rsidR="00A042EF" w:rsidRPr="005B2974">
        <w:rPr>
          <w:rFonts w:ascii="Arial" w:hAnsi="Arial" w:cs="Arial"/>
          <w:sz w:val="22"/>
          <w:szCs w:val="22"/>
          <w:lang w:val="en-GB"/>
        </w:rPr>
        <w:t>Cox proportional hazards model predicting 5-year recurrence selected by backward selection with p-values maximum of 0.01.</w:t>
      </w:r>
    </w:p>
    <w:tbl>
      <w:tblPr>
        <w:tblStyle w:val="Table"/>
        <w:tblW w:w="5418" w:type="pct"/>
        <w:tblLook w:val="0020" w:firstRow="1" w:lastRow="0" w:firstColumn="0" w:lastColumn="0" w:noHBand="0" w:noVBand="0"/>
        <w:tblPrChange w:id="2962" w:author="Carolien Maas" w:date="2022-06-20T13:22:00Z">
          <w:tblPr>
            <w:tblStyle w:val="Table"/>
            <w:tblW w:w="5000" w:type="pct"/>
            <w:tblLook w:val="0020" w:firstRow="1" w:lastRow="0" w:firstColumn="0" w:lastColumn="0" w:noHBand="0" w:noVBand="0"/>
          </w:tblPr>
        </w:tblPrChange>
      </w:tblPr>
      <w:tblGrid>
        <w:gridCol w:w="2267"/>
        <w:gridCol w:w="1267"/>
        <w:gridCol w:w="1338"/>
        <w:gridCol w:w="1268"/>
        <w:gridCol w:w="1453"/>
        <w:gridCol w:w="1268"/>
        <w:gridCol w:w="967"/>
        <w:tblGridChange w:id="2963">
          <w:tblGrid>
            <w:gridCol w:w="1510"/>
            <w:gridCol w:w="2"/>
            <w:gridCol w:w="1265"/>
            <w:gridCol w:w="2"/>
            <w:gridCol w:w="1336"/>
            <w:gridCol w:w="1"/>
            <w:gridCol w:w="1266"/>
            <w:gridCol w:w="1"/>
            <w:gridCol w:w="1452"/>
            <w:gridCol w:w="1268"/>
            <w:gridCol w:w="967"/>
          </w:tblGrid>
        </w:tblGridChange>
      </w:tblGrid>
      <w:tr w:rsidR="00523F77" w:rsidRPr="00523F77" w14:paraId="5A409803" w14:textId="77777777" w:rsidTr="00523F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rPrChange w:id="2964" w:author="Carolien Maas" w:date="2022-06-20T13:22:00Z">
            <w:trPr>
              <w:trHeight w:val="20"/>
            </w:trPr>
          </w:trPrChange>
        </w:trPr>
        <w:tc>
          <w:tcPr>
            <w:tcW w:w="1154" w:type="pct"/>
            <w:tcBorders>
              <w:top w:val="single" w:sz="4" w:space="0" w:color="auto"/>
            </w:tcBorders>
            <w:vAlign w:val="center"/>
            <w:tcPrChange w:id="2965" w:author="Carolien Maas" w:date="2022-06-20T13:22:00Z">
              <w:tcPr>
                <w:tcW w:w="833" w:type="pct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74C7E962" w14:textId="77777777" w:rsidR="00592646" w:rsidRPr="00523F77" w:rsidRDefault="00592646" w:rsidP="00941D5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  <w:lang w:val="en-GB"/>
                <w:rPrChange w:id="2966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1325" w:type="pct"/>
            <w:gridSpan w:val="2"/>
            <w:tcBorders>
              <w:top w:val="single" w:sz="4" w:space="0" w:color="auto"/>
            </w:tcBorders>
            <w:vAlign w:val="center"/>
            <w:tcPrChange w:id="2967" w:author="Carolien Maas" w:date="2022-06-20T13:22:00Z">
              <w:tcPr>
                <w:tcW w:w="1436" w:type="pct"/>
                <w:gridSpan w:val="4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34515508" w14:textId="17376AB4" w:rsidR="00592646" w:rsidRPr="00523F77" w:rsidRDefault="000577DD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18"/>
                <w:szCs w:val="18"/>
                <w:lang w:val="en-GB"/>
                <w:rPrChange w:id="2968" w:author="Carolien Maas" w:date="2022-06-20T13:22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eastAsia="Calibri" w:hAnsi="Arial" w:cs="Arial"/>
                <w:b/>
                <w:sz w:val="18"/>
                <w:szCs w:val="18"/>
                <w:lang w:val="en-GB"/>
                <w:rPrChange w:id="2969" w:author="Carolien Maas" w:date="2022-06-20T13:22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Negative</w:t>
            </w:r>
          </w:p>
        </w:tc>
        <w:tc>
          <w:tcPr>
            <w:tcW w:w="1384" w:type="pct"/>
            <w:gridSpan w:val="2"/>
            <w:tcBorders>
              <w:top w:val="single" w:sz="4" w:space="0" w:color="auto"/>
            </w:tcBorders>
            <w:vAlign w:val="center"/>
            <w:tcPrChange w:id="2970" w:author="Carolien Maas" w:date="2022-06-20T13:22:00Z">
              <w:tcPr>
                <w:tcW w:w="1499" w:type="pct"/>
                <w:gridSpan w:val="4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2F37D445" w14:textId="029DB2E0" w:rsidR="00592646" w:rsidRPr="00523F77" w:rsidRDefault="000577DD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18"/>
                <w:szCs w:val="18"/>
                <w:lang w:val="en-GB"/>
                <w:rPrChange w:id="2971" w:author="Carolien Maas" w:date="2022-06-20T13:22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eastAsia="Calibri" w:hAnsi="Arial" w:cs="Arial"/>
                <w:b/>
                <w:sz w:val="18"/>
                <w:szCs w:val="18"/>
                <w:lang w:val="en-GB"/>
                <w:rPrChange w:id="2972" w:author="Carolien Maas" w:date="2022-06-20T13:22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</w:t>
            </w:r>
          </w:p>
        </w:tc>
        <w:tc>
          <w:tcPr>
            <w:tcW w:w="1137" w:type="pct"/>
            <w:gridSpan w:val="2"/>
            <w:tcBorders>
              <w:top w:val="single" w:sz="4" w:space="0" w:color="auto"/>
            </w:tcBorders>
            <w:vAlign w:val="center"/>
            <w:tcPrChange w:id="2973" w:author="Carolien Maas" w:date="2022-06-20T13:22:00Z">
              <w:tcPr>
                <w:tcW w:w="1232" w:type="pct"/>
                <w:gridSpan w:val="2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0BD73608" w14:textId="244C1AD5" w:rsidR="00592646" w:rsidRPr="00523F77" w:rsidRDefault="004C47A6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18"/>
                <w:szCs w:val="18"/>
                <w:lang w:val="en-GB"/>
                <w:rPrChange w:id="2974" w:author="Carolien Maas" w:date="2022-06-20T13:22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eastAsia="Calibri" w:hAnsi="Arial" w:cs="Arial"/>
                <w:b/>
                <w:sz w:val="18"/>
                <w:szCs w:val="18"/>
                <w:lang w:val="en-GB"/>
                <w:rPrChange w:id="2975" w:author="Carolien Maas" w:date="2022-06-20T13:22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Importance</w:t>
            </w:r>
          </w:p>
        </w:tc>
      </w:tr>
      <w:tr w:rsidR="00523F77" w:rsidRPr="00523F77" w14:paraId="2A2291E3" w14:textId="77777777" w:rsidTr="00523F77">
        <w:trPr>
          <w:trHeight w:val="20"/>
          <w:trPrChange w:id="2976" w:author="Carolien Maas" w:date="2022-06-20T13:22:00Z">
            <w:trPr>
              <w:trHeight w:val="20"/>
            </w:trPr>
          </w:trPrChange>
        </w:trPr>
        <w:tc>
          <w:tcPr>
            <w:tcW w:w="1154" w:type="pct"/>
            <w:tcBorders>
              <w:bottom w:val="single" w:sz="4" w:space="0" w:color="auto"/>
            </w:tcBorders>
            <w:vAlign w:val="center"/>
            <w:tcPrChange w:id="2977" w:author="Carolien Maas" w:date="2022-06-20T13:22:00Z">
              <w:tcPr>
                <w:tcW w:w="833" w:type="pct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7B149363" w14:textId="77777777" w:rsidR="00592646" w:rsidRPr="00523F77" w:rsidRDefault="00592646" w:rsidP="00941D52">
            <w:pPr>
              <w:spacing w:after="0"/>
              <w:rPr>
                <w:rFonts w:ascii="Arial" w:hAnsi="Arial" w:cs="Arial"/>
                <w:b/>
                <w:sz w:val="18"/>
                <w:szCs w:val="18"/>
                <w:lang w:val="en-GB"/>
                <w:rPrChange w:id="2978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645" w:type="pct"/>
            <w:tcBorders>
              <w:bottom w:val="single" w:sz="4" w:space="0" w:color="auto"/>
            </w:tcBorders>
            <w:vAlign w:val="center"/>
            <w:tcPrChange w:id="2979" w:author="Carolien Maas" w:date="2022-06-20T13:22:00Z">
              <w:tcPr>
                <w:tcW w:w="698" w:type="pct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5F67372C" w14:textId="77777777" w:rsidR="00592646" w:rsidRPr="00523F77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  <w:rPrChange w:id="2980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2981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681" w:type="pct"/>
            <w:tcBorders>
              <w:bottom w:val="single" w:sz="4" w:space="0" w:color="auto"/>
            </w:tcBorders>
            <w:vAlign w:val="center"/>
            <w:tcPrChange w:id="2982" w:author="Carolien Maas" w:date="2022-06-20T13:22:00Z">
              <w:tcPr>
                <w:tcW w:w="738" w:type="pct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15BC76B8" w14:textId="77777777" w:rsidR="00592646" w:rsidRPr="00523F77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  <w:rPrChange w:id="2983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2984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645" w:type="pct"/>
            <w:tcBorders>
              <w:bottom w:val="single" w:sz="4" w:space="0" w:color="auto"/>
            </w:tcBorders>
            <w:vAlign w:val="center"/>
            <w:tcPrChange w:id="2985" w:author="Carolien Maas" w:date="2022-06-20T13:22:00Z">
              <w:tcPr>
                <w:tcW w:w="698" w:type="pct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7A231B40" w14:textId="77777777" w:rsidR="00592646" w:rsidRPr="00523F77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  <w:rPrChange w:id="2986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2987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vAlign w:val="center"/>
            <w:tcPrChange w:id="2988" w:author="Carolien Maas" w:date="2022-06-20T13:22:00Z">
              <w:tcPr>
                <w:tcW w:w="800" w:type="pct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FD95F1C" w14:textId="77777777" w:rsidR="00592646" w:rsidRPr="00523F77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  <w:rPrChange w:id="2989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2990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645" w:type="pct"/>
            <w:tcBorders>
              <w:bottom w:val="single" w:sz="4" w:space="0" w:color="auto"/>
            </w:tcBorders>
            <w:vAlign w:val="center"/>
            <w:tcPrChange w:id="2991" w:author="Carolien Maas" w:date="2022-06-20T13:22:00Z">
              <w:tcPr>
                <w:tcW w:w="699" w:type="pct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41228E90" w14:textId="77777777" w:rsidR="00592646" w:rsidRPr="00523F77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  <w:rPrChange w:id="2992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2993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Main</w:t>
            </w:r>
          </w:p>
        </w:tc>
        <w:tc>
          <w:tcPr>
            <w:tcW w:w="492" w:type="pct"/>
            <w:tcBorders>
              <w:bottom w:val="single" w:sz="4" w:space="0" w:color="auto"/>
            </w:tcBorders>
            <w:vAlign w:val="center"/>
            <w:tcPrChange w:id="2994" w:author="Carolien Maas" w:date="2022-06-20T13:22:00Z">
              <w:tcPr>
                <w:tcW w:w="533" w:type="pct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65C3F889" w14:textId="77777777" w:rsidR="00592646" w:rsidRPr="00523F77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  <w:rPrChange w:id="2995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2996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Int.</w:t>
            </w:r>
          </w:p>
        </w:tc>
      </w:tr>
      <w:tr w:rsidR="00523F77" w:rsidRPr="00523F77" w14:paraId="0523B609" w14:textId="77777777" w:rsidTr="00523F77">
        <w:trPr>
          <w:trHeight w:val="20"/>
          <w:trPrChange w:id="2997" w:author="Carolien Maas" w:date="2022-06-20T13:22:00Z">
            <w:trPr>
              <w:trHeight w:val="20"/>
            </w:trPr>
          </w:trPrChange>
        </w:trPr>
        <w:tc>
          <w:tcPr>
            <w:tcW w:w="1154" w:type="pct"/>
            <w:tcBorders>
              <w:top w:val="single" w:sz="4" w:space="0" w:color="auto"/>
            </w:tcBorders>
            <w:vAlign w:val="center"/>
            <w:tcPrChange w:id="2998" w:author="Carolien Maas" w:date="2022-06-20T13:22:00Z">
              <w:tcPr>
                <w:tcW w:w="833" w:type="pct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0B437D72" w14:textId="77777777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b/>
                <w:sz w:val="18"/>
                <w:szCs w:val="18"/>
                <w:lang w:val="en-GB"/>
                <w:rPrChange w:id="2999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3000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 SN status</w:t>
            </w: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01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73038EF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02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03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004FD58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04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05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A77EE9C" w14:textId="6C331771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vertAlign w:val="superscript"/>
                <w:lang w:val="en-GB"/>
                <w:rPrChange w:id="3006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ins w:id="3007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008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3.40</w:t>
              </w:r>
            </w:ins>
            <w:ins w:id="3009" w:author="C.H.M. Maas [2]" w:date="2022-06-16T17:45:00Z">
              <w:del w:id="3010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011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2.86</w:delText>
                </w:r>
              </w:del>
            </w:ins>
            <w:del w:id="3012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013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2.83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14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609C81E" w14:textId="6379E7CF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15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16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01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[2.61; 4.44]</w:t>
              </w:r>
            </w:ins>
            <w:ins w:id="3018" w:author="C.H.M. Maas [2]" w:date="2022-06-16T17:45:00Z">
              <w:del w:id="3019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020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[2.25; 3.64]</w:delText>
                </w:r>
              </w:del>
            </w:ins>
            <w:del w:id="3021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02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[2.23; 3.59]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23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04EDA87" w14:textId="730E7422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24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25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026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87</w:t>
              </w:r>
            </w:ins>
            <w:ins w:id="3027" w:author="C.H.M. Maas [2]" w:date="2022-06-16T17:45:00Z">
              <w:del w:id="3028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029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80</w:delText>
                </w:r>
              </w:del>
            </w:ins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30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C22264A" w14:textId="0C8A4061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31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del w:id="3032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033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79.9</w:delText>
              </w:r>
            </w:del>
          </w:p>
        </w:tc>
      </w:tr>
      <w:tr w:rsidR="00523F77" w:rsidRPr="00523F77" w14:paraId="7DAAAE38" w14:textId="77777777" w:rsidTr="00523F77">
        <w:trPr>
          <w:trHeight w:val="20"/>
          <w:trPrChange w:id="3034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035" w:author="Carolien Maas" w:date="2022-06-20T13:22:00Z">
              <w:tcPr>
                <w:tcW w:w="833" w:type="pct"/>
                <w:vAlign w:val="center"/>
              </w:tcPr>
            </w:tcPrChange>
          </w:tcPr>
          <w:p w14:paraId="0883C298" w14:textId="77777777" w:rsidR="00523F77" w:rsidRPr="00523F77" w:rsidRDefault="00523F77" w:rsidP="00523F77">
            <w:pPr>
              <w:pStyle w:val="Compact"/>
              <w:spacing w:before="0" w:after="0"/>
              <w:rPr>
                <w:ins w:id="3036" w:author="Carolien Maas" w:date="2022-06-20T13:21:00Z"/>
                <w:rFonts w:ascii="Arial" w:hAnsi="Arial" w:cs="Arial"/>
                <w:b/>
                <w:sz w:val="18"/>
                <w:szCs w:val="18"/>
                <w:lang w:val="en-GB"/>
                <w:rPrChange w:id="3037" w:author="Carolien Maas" w:date="2022-06-20T13:22:00Z">
                  <w:rPr>
                    <w:ins w:id="3038" w:author="Carolien Maas" w:date="2022-06-20T13:21:00Z"/>
                    <w:rFonts w:ascii="Arial" w:hAnsi="Arial" w:cs="Arial"/>
                    <w:b/>
                    <w:sz w:val="16"/>
                    <w:szCs w:val="16"/>
                    <w:lang w:val="en-GB"/>
                  </w:rPr>
                </w:rPrChange>
              </w:rPr>
            </w:pPr>
            <w:ins w:id="3039" w:author="C.H.M. Maas [2]" w:date="2022-06-16T16:38:00Z">
              <w:r w:rsidRPr="00523F77">
                <w:rPr>
                  <w:rFonts w:ascii="Arial" w:hAnsi="Arial" w:cs="Arial"/>
                  <w:b/>
                  <w:sz w:val="18"/>
                  <w:szCs w:val="18"/>
                  <w:lang w:val="en-GB"/>
                  <w:rPrChange w:id="3040" w:author="Carolien Maas" w:date="2022-06-20T13:22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Age </w:t>
              </w:r>
            </w:ins>
          </w:p>
          <w:p w14:paraId="460B1FE1" w14:textId="604314D9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b/>
                <w:sz w:val="18"/>
                <w:szCs w:val="18"/>
                <w:lang w:val="en-GB"/>
                <w:rPrChange w:id="3041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ins w:id="3042" w:author="C.H.M. Maas [2]" w:date="2022-06-16T16:38:00Z">
              <w:r w:rsidRPr="00523F77">
                <w:rPr>
                  <w:rFonts w:ascii="Arial" w:hAnsi="Arial" w:cs="Arial"/>
                  <w:sz w:val="18"/>
                  <w:szCs w:val="18"/>
                  <w:lang w:val="en-GB"/>
                  <w:rPrChange w:id="3043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</w:t>
              </w:r>
              <w:proofErr w:type="spellStart"/>
              <w:r w:rsidRPr="00523F77">
                <w:rPr>
                  <w:rFonts w:ascii="Arial" w:hAnsi="Arial" w:cs="Arial"/>
                  <w:sz w:val="18"/>
                  <w:szCs w:val="18"/>
                  <w:lang w:val="en-GB"/>
                  <w:rPrChange w:id="3044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i.q.r</w:t>
              </w:r>
              <w:proofErr w:type="spellEnd"/>
              <w:r w:rsidRPr="00523F77">
                <w:rPr>
                  <w:rFonts w:ascii="Arial" w:hAnsi="Arial" w:cs="Arial"/>
                  <w:sz w:val="18"/>
                  <w:szCs w:val="18"/>
                  <w:lang w:val="en-GB"/>
                  <w:rPrChange w:id="3045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. 66 versus 43 years)</w:t>
              </w:r>
            </w:ins>
            <w:del w:id="3046" w:author="C.H.M. Maas [2]" w:date="2022-06-16T16:38:00Z">
              <w:r w:rsidRPr="00523F77" w:rsidDel="004C6101">
                <w:rPr>
                  <w:rFonts w:ascii="Arial" w:hAnsi="Arial" w:cs="Arial"/>
                  <w:b/>
                  <w:sz w:val="18"/>
                  <w:szCs w:val="18"/>
                  <w:lang w:val="en-GB"/>
                  <w:rPrChange w:id="3047" w:author="Carolien Maas" w:date="2022-06-20T13:22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Age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48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3D2E5D0" w14:textId="29FA287F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49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50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051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1.18</w:t>
              </w:r>
            </w:ins>
            <w:ins w:id="3052" w:author="C.H.M. Maas [2]" w:date="2022-06-16T17:45:00Z">
              <w:del w:id="3053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054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1.08</w:delText>
                </w:r>
              </w:del>
            </w:ins>
            <w:del w:id="3055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056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1.20</w:delText>
              </w:r>
            </w:del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57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CC725B1" w14:textId="6A3B1FE0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58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59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060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[1.00; 1.38]</w:t>
              </w:r>
            </w:ins>
            <w:ins w:id="3061" w:author="C.H.M. Maas [2]" w:date="2022-06-16T17:45:00Z">
              <w:del w:id="3062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063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[0.95; 1.23]</w:delText>
                </w:r>
              </w:del>
            </w:ins>
            <w:del w:id="3064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065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[0.89; 1.62]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66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EFDDBEE" w14:textId="5CFC0E21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67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68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069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1.18</w:t>
              </w:r>
            </w:ins>
            <w:ins w:id="3070" w:author="C.H.M. Maas [2]" w:date="2022-06-16T17:45:00Z">
              <w:del w:id="3071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072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1.08</w:delText>
                </w:r>
              </w:del>
            </w:ins>
            <w:del w:id="3073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074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1.20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75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BEB1121" w14:textId="597C0CE8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76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77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078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[1.00; 1.38]</w:t>
              </w:r>
            </w:ins>
            <w:ins w:id="3079" w:author="C.H.M. Maas [2]" w:date="2022-06-16T17:45:00Z">
              <w:del w:id="3080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081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[0.95; 1.23]</w:delText>
                </w:r>
              </w:del>
            </w:ins>
            <w:del w:id="3082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083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[0.89; 1.62]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84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3FCE664" w14:textId="31C340BC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85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86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08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4</w:t>
              </w:r>
            </w:ins>
            <w:ins w:id="3088" w:author="C.H.M. Maas [2]" w:date="2022-06-16T17:45:00Z">
              <w:del w:id="3089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090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</w:delText>
                </w:r>
              </w:del>
            </w:ins>
            <w:del w:id="3091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09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1.5</w:delText>
              </w:r>
            </w:del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93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81F8E80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094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523F77" w:rsidRPr="00523F77" w14:paraId="24488E97" w14:textId="77777777" w:rsidTr="00523F77">
        <w:trPr>
          <w:trHeight w:val="20"/>
          <w:trPrChange w:id="3095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096" w:author="Carolien Maas" w:date="2022-06-20T13:22:00Z">
              <w:tcPr>
                <w:tcW w:w="833" w:type="pct"/>
                <w:vAlign w:val="center"/>
              </w:tcPr>
            </w:tcPrChange>
          </w:tcPr>
          <w:p w14:paraId="17EAA5DD" w14:textId="77777777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b/>
                <w:sz w:val="18"/>
                <w:szCs w:val="18"/>
                <w:lang w:val="en-GB"/>
                <w:rPrChange w:id="3097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3098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Ulceration</w:t>
            </w: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099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FE9CB28" w14:textId="4D70B8E1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100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101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10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1.83</w:t>
              </w:r>
            </w:ins>
            <w:ins w:id="3103" w:author="C.H.M. Maas [2]" w:date="2022-06-16T17:45:00Z">
              <w:del w:id="3104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105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1.86</w:delText>
                </w:r>
              </w:del>
            </w:ins>
            <w:del w:id="3106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10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1.86</w:delText>
              </w:r>
            </w:del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08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7237606" w14:textId="48FA7AC4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109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110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111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[1.47; 2.28]</w:t>
              </w:r>
            </w:ins>
            <w:ins w:id="3112" w:author="C.H.M. Maas [2]" w:date="2022-06-16T17:45:00Z">
              <w:del w:id="3113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114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[1.53; 2.26]</w:delText>
                </w:r>
              </w:del>
            </w:ins>
            <w:del w:id="3115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116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[1.53; 2.26]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17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673C2BC" w14:textId="794B4158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118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119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120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1.83</w:t>
              </w:r>
            </w:ins>
            <w:ins w:id="3121" w:author="C.H.M. Maas [2]" w:date="2022-06-16T17:45:00Z">
              <w:del w:id="3122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123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1.86</w:delText>
                </w:r>
              </w:del>
            </w:ins>
            <w:del w:id="3124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125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1.86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26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202781F" w14:textId="783E3829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127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128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129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[1.47; 2.28]</w:t>
              </w:r>
            </w:ins>
            <w:ins w:id="3130" w:author="C.H.M. Maas [2]" w:date="2022-06-16T17:45:00Z">
              <w:del w:id="3131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132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[1.53; 2.26]</w:delText>
                </w:r>
              </w:del>
            </w:ins>
            <w:del w:id="3133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134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[1.53; 2.26]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35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3C6FE3A" w14:textId="05ED1CB8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136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137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138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30</w:t>
              </w:r>
            </w:ins>
            <w:ins w:id="3139" w:author="C.H.M. Maas [2]" w:date="2022-06-16T17:45:00Z">
              <w:del w:id="3140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141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38</w:delText>
                </w:r>
              </w:del>
            </w:ins>
            <w:del w:id="3142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143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38.1</w:delText>
              </w:r>
            </w:del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44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413BD0E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145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523F77" w:rsidRPr="00523F77" w14:paraId="1453DB4E" w14:textId="77777777" w:rsidTr="00523F77">
        <w:trPr>
          <w:trHeight w:val="20"/>
          <w:trPrChange w:id="3146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147" w:author="Carolien Maas" w:date="2022-06-20T13:22:00Z">
              <w:tcPr>
                <w:tcW w:w="833" w:type="pct"/>
                <w:vAlign w:val="center"/>
              </w:tcPr>
            </w:tcPrChange>
          </w:tcPr>
          <w:p w14:paraId="24314C65" w14:textId="0054F988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  <w:rPrChange w:id="3148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3149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Location</w:t>
            </w: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50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24C8FB1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51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52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E313A57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53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54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197E88E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55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56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BC17E55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57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58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918482F" w14:textId="0C1803EA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59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160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161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16</w:t>
              </w:r>
            </w:ins>
            <w:ins w:id="3162" w:author="C.H.M. Maas [2]" w:date="2022-06-16T17:45:00Z">
              <w:del w:id="3163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164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18</w:delText>
                </w:r>
              </w:del>
            </w:ins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65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39633F3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166" w:author="Carolien Maas" w:date="2022-06-20T13:22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523F77" w:rsidRPr="00523F77" w14:paraId="2EE82E8B" w14:textId="77777777" w:rsidTr="00523F77">
        <w:trPr>
          <w:trHeight w:val="20"/>
          <w:trPrChange w:id="3167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168" w:author="Carolien Maas" w:date="2022-06-20T13:22:00Z">
              <w:tcPr>
                <w:tcW w:w="833" w:type="pct"/>
                <w:vAlign w:val="center"/>
              </w:tcPr>
            </w:tcPrChange>
          </w:tcPr>
          <w:p w14:paraId="3A79D2E7" w14:textId="74440B13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  <w:rPrChange w:id="3169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sz w:val="18"/>
                <w:szCs w:val="18"/>
                <w:lang w:val="en-GB"/>
                <w:rPrChange w:id="3170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Arm</w:t>
            </w: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71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E9CB7DD" w14:textId="74EA8DD9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72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173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174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3175" w:author="C.H.M. Maas [2]" w:date="2022-06-16T17:45:00Z">
              <w:del w:id="3176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177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3178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179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80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D469239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81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82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7644EC6" w14:textId="68387D05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83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184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185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ins w:id="3186" w:author="C.H.M. Maas [2]" w:date="2022-06-16T17:45:00Z">
              <w:del w:id="3187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188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(ref)</w:delText>
                </w:r>
              </w:del>
            </w:ins>
            <w:del w:id="3189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190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91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E2EF95E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92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93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B215328" w14:textId="19D84FE8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194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195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87FEE5E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196" w:author="Carolien Maas" w:date="2022-06-20T13:22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523F77" w:rsidRPr="00523F77" w14:paraId="5CFCB039" w14:textId="77777777" w:rsidTr="00523F77">
        <w:trPr>
          <w:trHeight w:val="20"/>
          <w:trPrChange w:id="3197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198" w:author="Carolien Maas" w:date="2022-06-20T13:22:00Z">
              <w:tcPr>
                <w:tcW w:w="833" w:type="pct"/>
                <w:vAlign w:val="center"/>
              </w:tcPr>
            </w:tcPrChange>
          </w:tcPr>
          <w:p w14:paraId="3DD32A27" w14:textId="4F822EE2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  <w:rPrChange w:id="3199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sz w:val="18"/>
                <w:szCs w:val="18"/>
                <w:lang w:val="en-GB"/>
                <w:rPrChange w:id="3200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Leg</w:t>
            </w: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01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904E638" w14:textId="3B52FC24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02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03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04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0.96</w:t>
              </w:r>
            </w:ins>
            <w:ins w:id="3205" w:author="C.H.M. Maas [2]" w:date="2022-06-16T17:45:00Z">
              <w:del w:id="3206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07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1.01</w:delText>
                </w:r>
              </w:del>
            </w:ins>
            <w:del w:id="3208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09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1.01</w:delText>
              </w:r>
            </w:del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10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C00DA31" w14:textId="4DD8B81F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11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12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13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[0.66; 1.41]</w:t>
              </w:r>
            </w:ins>
            <w:ins w:id="3214" w:author="C.H.M. Maas [2]" w:date="2022-06-16T17:45:00Z">
              <w:del w:id="3215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16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[0.73; 1.40]</w:delText>
                </w:r>
              </w:del>
            </w:ins>
            <w:del w:id="3217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18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[0.73; 1.40]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19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7BF8090" w14:textId="4A8BFF54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20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21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2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0.96</w:t>
              </w:r>
            </w:ins>
            <w:ins w:id="3223" w:author="C.H.M. Maas [2]" w:date="2022-06-16T17:45:00Z">
              <w:del w:id="3224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25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1.01</w:delText>
                </w:r>
              </w:del>
            </w:ins>
            <w:del w:id="3226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2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1.01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28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8B3EA68" w14:textId="5D64FC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29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30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31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[0.66; 1.41]</w:t>
              </w:r>
            </w:ins>
            <w:ins w:id="3232" w:author="C.H.M. Maas [2]" w:date="2022-06-16T17:45:00Z">
              <w:del w:id="3233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34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[0.73; 1.40]</w:delText>
                </w:r>
              </w:del>
            </w:ins>
            <w:del w:id="3235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36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[0.73; 1.40]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37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934664E" w14:textId="06365A2B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38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del w:id="3239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40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17.8</w:delText>
              </w:r>
            </w:del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41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A45A5F5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242" w:author="Carolien Maas" w:date="2022-06-20T13:22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523F77" w:rsidRPr="00523F77" w14:paraId="7D5F0820" w14:textId="77777777" w:rsidTr="00523F77">
        <w:trPr>
          <w:trHeight w:val="20"/>
          <w:trPrChange w:id="3243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244" w:author="Carolien Maas" w:date="2022-06-20T13:22:00Z">
              <w:tcPr>
                <w:tcW w:w="833" w:type="pct"/>
                <w:vAlign w:val="center"/>
              </w:tcPr>
            </w:tcPrChange>
          </w:tcPr>
          <w:p w14:paraId="0F103729" w14:textId="6E7974E0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  <w:rPrChange w:id="3245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sz w:val="18"/>
                <w:szCs w:val="18"/>
                <w:lang w:val="en-GB"/>
                <w:rPrChange w:id="3246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Trunk</w:t>
            </w: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47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C20DD2F" w14:textId="33EE771A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48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49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50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1.44</w:t>
              </w:r>
            </w:ins>
            <w:ins w:id="3251" w:author="C.H.M. Maas [2]" w:date="2022-06-16T17:45:00Z">
              <w:del w:id="3252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53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1.46</w:delText>
                </w:r>
              </w:del>
            </w:ins>
            <w:del w:id="3254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55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1.46</w:delText>
              </w:r>
            </w:del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56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3D2443F" w14:textId="546156FE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57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58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59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[1.00; 2.06]</w:t>
              </w:r>
            </w:ins>
            <w:ins w:id="3260" w:author="C.H.M. Maas [2]" w:date="2022-06-16T17:45:00Z">
              <w:del w:id="3261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62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[1.07; 2.00]</w:delText>
                </w:r>
              </w:del>
            </w:ins>
            <w:del w:id="3263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64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[1.07; 2.00]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65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490D538" w14:textId="2CA898AB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66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67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68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1.44</w:t>
              </w:r>
            </w:ins>
            <w:ins w:id="3269" w:author="C.H.M. Maas [2]" w:date="2022-06-16T17:45:00Z">
              <w:del w:id="3270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71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1.46</w:delText>
                </w:r>
              </w:del>
            </w:ins>
            <w:del w:id="3272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73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1.46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74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3507EE4" w14:textId="45CDEC0C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75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76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7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[1.00; 2.06]</w:t>
              </w:r>
            </w:ins>
            <w:ins w:id="3278" w:author="C.H.M. Maas [2]" w:date="2022-06-16T17:45:00Z">
              <w:del w:id="3279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80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[1.07; 2.00]</w:delText>
                </w:r>
              </w:del>
            </w:ins>
            <w:del w:id="3281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8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[1.07; 2.00]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83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220B77D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84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85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C2BF4E7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286" w:author="Carolien Maas" w:date="2022-06-20T13:22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523F77" w:rsidRPr="00523F77" w14:paraId="4239E2CB" w14:textId="77777777" w:rsidTr="00523F77">
        <w:trPr>
          <w:trHeight w:val="20"/>
          <w:trPrChange w:id="3287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288" w:author="Carolien Maas" w:date="2022-06-20T13:22:00Z">
              <w:tcPr>
                <w:tcW w:w="833" w:type="pct"/>
                <w:vAlign w:val="center"/>
              </w:tcPr>
            </w:tcPrChange>
          </w:tcPr>
          <w:p w14:paraId="31E9B5C8" w14:textId="799B08F8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  <w:rPrChange w:id="3289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sz w:val="18"/>
                <w:szCs w:val="18"/>
                <w:lang w:val="en-GB"/>
                <w:rPrChange w:id="3290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Head and neck</w:t>
            </w:r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291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DEF8016" w14:textId="3734E40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292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293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294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1.74</w:t>
              </w:r>
            </w:ins>
            <w:ins w:id="3295" w:author="C.H.M. Maas [2]" w:date="2022-06-16T17:45:00Z">
              <w:del w:id="3296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297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1.72</w:delText>
                </w:r>
              </w:del>
            </w:ins>
            <w:del w:id="3298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299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1.72</w:delText>
              </w:r>
            </w:del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00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811C24F" w14:textId="0A190F52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301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302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303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[1.10; 2.74]</w:t>
              </w:r>
            </w:ins>
            <w:ins w:id="3304" w:author="C.H.M. Maas [2]" w:date="2022-06-16T17:45:00Z">
              <w:del w:id="3305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306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[1.15; 2.58]</w:delText>
                </w:r>
              </w:del>
            </w:ins>
            <w:del w:id="3307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308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2.58]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09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C57FCFA" w14:textId="66F7A548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310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311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31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1.74</w:t>
              </w:r>
            </w:ins>
            <w:ins w:id="3313" w:author="C.H.M. Maas [2]" w:date="2022-06-16T17:45:00Z">
              <w:del w:id="3314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315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1.72</w:delText>
                </w:r>
              </w:del>
            </w:ins>
            <w:del w:id="3316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31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1.72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18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691106F" w14:textId="699BE916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319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3320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321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[1.10; 2.74]</w:t>
              </w:r>
            </w:ins>
            <w:ins w:id="3322" w:author="C.H.M. Maas [2]" w:date="2022-06-16T17:45:00Z">
              <w:del w:id="3323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324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[1.15; 2.58]</w:delText>
                </w:r>
              </w:del>
            </w:ins>
            <w:del w:id="3325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326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2.58]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27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63057DB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rPrChange w:id="3328" w:author="Carolien Maas" w:date="2022-06-20T13:22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29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7A724C1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330" w:author="Carolien Maas" w:date="2022-06-20T13:22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523F77" w:rsidRPr="00523F77" w14:paraId="3888EA18" w14:textId="77777777" w:rsidTr="00523F77">
        <w:trPr>
          <w:trHeight w:val="20"/>
          <w:trPrChange w:id="3331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332" w:author="Carolien Maas" w:date="2022-06-20T13:22:00Z">
              <w:tcPr>
                <w:tcW w:w="833" w:type="pct"/>
                <w:vAlign w:val="center"/>
              </w:tcPr>
            </w:tcPrChange>
          </w:tcPr>
          <w:p w14:paraId="3E0C3B43" w14:textId="77777777" w:rsidR="00523F77" w:rsidRPr="00523F77" w:rsidRDefault="00523F77" w:rsidP="00523F77">
            <w:pPr>
              <w:pStyle w:val="Compact"/>
              <w:spacing w:before="0" w:after="0"/>
              <w:rPr>
                <w:ins w:id="3333" w:author="C.H.M. Maas [2]" w:date="2022-06-16T16:38:00Z"/>
                <w:rFonts w:ascii="Arial" w:hAnsi="Arial" w:cs="Arial"/>
                <w:sz w:val="18"/>
                <w:szCs w:val="18"/>
                <w:lang w:val="en-GB"/>
                <w:rPrChange w:id="3334" w:author="Carolien Maas" w:date="2022-06-20T13:22:00Z">
                  <w:rPr>
                    <w:ins w:id="3335" w:author="C.H.M. Maas [2]" w:date="2022-06-16T16:38:00Z"/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3336" w:author="C.H.M. Maas [2]" w:date="2022-06-16T16:38:00Z">
              <w:r w:rsidRPr="00523F77">
                <w:rPr>
                  <w:rFonts w:ascii="Arial" w:hAnsi="Arial" w:cs="Arial"/>
                  <w:b/>
                  <w:sz w:val="18"/>
                  <w:szCs w:val="18"/>
                  <w:lang w:val="en-GB"/>
                  <w:rPrChange w:id="3337" w:author="Carolien Maas" w:date="2022-06-20T13:22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Breslow</w:t>
              </w:r>
              <w:r w:rsidRPr="00523F77">
                <w:rPr>
                  <w:rFonts w:ascii="Arial" w:hAnsi="Arial" w:cs="Arial"/>
                  <w:sz w:val="18"/>
                  <w:szCs w:val="18"/>
                  <w:lang w:val="en-GB"/>
                  <w:rPrChange w:id="3338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523F77">
                <w:rPr>
                  <w:rFonts w:ascii="Arial" w:hAnsi="Arial" w:cs="Arial"/>
                  <w:b/>
                  <w:sz w:val="18"/>
                  <w:szCs w:val="18"/>
                  <w:lang w:val="en-GB"/>
                  <w:rPrChange w:id="3339" w:author="Carolien Maas" w:date="2022-06-20T13:22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thickness</w:t>
              </w:r>
              <w:r w:rsidRPr="00523F77">
                <w:rPr>
                  <w:rFonts w:ascii="Arial" w:hAnsi="Arial" w:cs="Arial"/>
                  <w:sz w:val="18"/>
                  <w:szCs w:val="18"/>
                  <w:lang w:val="en-GB"/>
                  <w:rPrChange w:id="3340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</w:p>
          <w:p w14:paraId="4FA7A534" w14:textId="764A52F3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rPrChange w:id="3341" w:author="Carolien Maas" w:date="2022-06-20T13:22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3342" w:author="C.H.M. Maas [2]" w:date="2022-06-16T16:38:00Z">
              <w:r w:rsidRPr="00523F77">
                <w:rPr>
                  <w:rFonts w:ascii="Arial" w:hAnsi="Arial" w:cs="Arial"/>
                  <w:sz w:val="18"/>
                  <w:szCs w:val="18"/>
                  <w:rPrChange w:id="3343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(</w:t>
              </w:r>
              <w:proofErr w:type="spellStart"/>
              <w:r w:rsidRPr="00523F77">
                <w:rPr>
                  <w:rFonts w:ascii="Arial" w:hAnsi="Arial" w:cs="Arial"/>
                  <w:sz w:val="18"/>
                  <w:szCs w:val="18"/>
                  <w:rPrChange w:id="3344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i.q.r</w:t>
              </w:r>
              <w:proofErr w:type="spellEnd"/>
              <w:r w:rsidRPr="00523F77">
                <w:rPr>
                  <w:rFonts w:ascii="Arial" w:hAnsi="Arial" w:cs="Arial"/>
                  <w:sz w:val="18"/>
                  <w:szCs w:val="18"/>
                  <w:rPrChange w:id="3345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. 3</w:t>
              </w:r>
              <w:r w:rsidRPr="00523F77">
                <w:rPr>
                  <w:rFonts w:ascii="Cambria Math" w:hAnsi="Cambria Math" w:cs="Cambria Math"/>
                  <w:sz w:val="18"/>
                  <w:szCs w:val="18"/>
                  <w:rPrChange w:id="3346" w:author="Carolien Maas" w:date="2022-06-20T13:22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523F77">
                <w:rPr>
                  <w:rFonts w:ascii="Arial" w:hAnsi="Arial" w:cs="Arial"/>
                  <w:sz w:val="18"/>
                  <w:szCs w:val="18"/>
                  <w:rPrChange w:id="3347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5 versus 1</w:t>
              </w:r>
              <w:r w:rsidRPr="00523F77">
                <w:rPr>
                  <w:rFonts w:ascii="Cambria Math" w:hAnsi="Cambria Math" w:cs="Cambria Math"/>
                  <w:sz w:val="18"/>
                  <w:szCs w:val="18"/>
                  <w:rPrChange w:id="3348" w:author="Carolien Maas" w:date="2022-06-20T13:22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523F77">
                <w:rPr>
                  <w:rFonts w:ascii="Arial" w:hAnsi="Arial" w:cs="Arial"/>
                  <w:sz w:val="18"/>
                  <w:szCs w:val="18"/>
                  <w:rPrChange w:id="3349" w:author="Carolien Maas" w:date="2022-06-20T13:22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2 mm)</w:t>
              </w:r>
            </w:ins>
            <w:del w:id="3350" w:author="C.H.M. Maas [2]" w:date="2022-06-16T16:38:00Z">
              <w:r w:rsidRPr="00523F77" w:rsidDel="009F6C8D">
                <w:rPr>
                  <w:rFonts w:ascii="Arial" w:hAnsi="Arial" w:cs="Arial"/>
                  <w:b/>
                  <w:sz w:val="18"/>
                  <w:szCs w:val="18"/>
                  <w:rPrChange w:id="3351" w:author="Carolien Maas" w:date="2022-06-20T13:22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Breslow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52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D799A86" w14:textId="100B2AFF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353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354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355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2.78</w:t>
              </w:r>
            </w:ins>
            <w:ins w:id="3356" w:author="C.H.M. Maas [2]" w:date="2022-06-16T17:45:00Z">
              <w:del w:id="3357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358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2.57</w:delText>
                </w:r>
              </w:del>
            </w:ins>
            <w:del w:id="3359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360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2.41</w:delText>
              </w:r>
            </w:del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61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D29F053" w14:textId="26E73EFC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362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363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364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[2.30; 3.36]</w:t>
              </w:r>
            </w:ins>
            <w:ins w:id="3365" w:author="C.H.M. Maas [2]" w:date="2022-06-16T17:45:00Z">
              <w:del w:id="3366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367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[2.17; 3.04]</w:delText>
                </w:r>
              </w:del>
            </w:ins>
            <w:del w:id="3368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369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[2.06; 2.82]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70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CF5A4D9" w14:textId="6E69372E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371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372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373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1.60</w:t>
              </w:r>
            </w:ins>
            <w:ins w:id="3374" w:author="C.H.M. Maas [2]" w:date="2022-06-16T17:45:00Z">
              <w:del w:id="3375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376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1.64</w:delText>
                </w:r>
              </w:del>
            </w:ins>
            <w:del w:id="3377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378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1.58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79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6C20D0B" w14:textId="3F9AC199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380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381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38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[1.27; 2.01]</w:t>
              </w:r>
            </w:ins>
            <w:ins w:id="3383" w:author="C.H.M. Maas [2]" w:date="2022-06-16T17:45:00Z">
              <w:del w:id="3384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385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[1.32; 2.03]</w:delText>
                </w:r>
              </w:del>
            </w:ins>
            <w:del w:id="3386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38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[1.05; 2.38]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88" w:author="Carolien Maas" w:date="2022-06-20T13:22:00Z">
              <w:tcPr>
                <w:tcW w:w="69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D7B54B6" w14:textId="59FAB6A3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389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390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391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123</w:t>
              </w:r>
            </w:ins>
            <w:ins w:id="3392" w:author="C.H.M. Maas [2]" w:date="2022-06-16T17:45:00Z">
              <w:del w:id="3393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394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136</w:delText>
                </w:r>
              </w:del>
            </w:ins>
            <w:del w:id="3395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396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136.0</w:delText>
              </w:r>
            </w:del>
          </w:p>
        </w:tc>
        <w:tc>
          <w:tcPr>
            <w:tcW w:w="4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397" w:author="Carolien Maas" w:date="2022-06-20T13:22:00Z">
              <w:tcPr>
                <w:tcW w:w="533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F6D8B61" w14:textId="30C8B88E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398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399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400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14</w:t>
              </w:r>
            </w:ins>
            <w:ins w:id="3401" w:author="C.H.M. Maas [2]" w:date="2022-06-16T17:45:00Z">
              <w:del w:id="3402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403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11</w:delText>
                </w:r>
              </w:del>
            </w:ins>
            <w:del w:id="3404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405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11.0</w:delText>
              </w:r>
            </w:del>
          </w:p>
        </w:tc>
      </w:tr>
      <w:tr w:rsidR="00523F77" w:rsidRPr="00523F77" w14:paraId="354AB6BD" w14:textId="77777777" w:rsidTr="00523F77">
        <w:trPr>
          <w:trHeight w:val="20"/>
          <w:trPrChange w:id="3406" w:author="Carolien Maas" w:date="2022-06-20T13:22:00Z">
            <w:trPr>
              <w:trHeight w:val="20"/>
            </w:trPr>
          </w:trPrChange>
        </w:trPr>
        <w:tc>
          <w:tcPr>
            <w:tcW w:w="1154" w:type="pct"/>
            <w:vAlign w:val="center"/>
            <w:tcPrChange w:id="3407" w:author="Carolien Maas" w:date="2022-06-20T13:22:00Z">
              <w:tcPr>
                <w:tcW w:w="833" w:type="pct"/>
                <w:vAlign w:val="center"/>
              </w:tcPr>
            </w:tcPrChange>
          </w:tcPr>
          <w:p w14:paraId="77897D19" w14:textId="1BFCE055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b/>
                <w:sz w:val="18"/>
                <w:szCs w:val="18"/>
                <w:lang w:val="en-GB"/>
                <w:rPrChange w:id="3408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b/>
                <w:sz w:val="18"/>
                <w:szCs w:val="18"/>
                <w:lang w:val="en-GB"/>
                <w:rPrChange w:id="3409" w:author="Carolien Maas" w:date="2022-06-20T13:22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SN tumour burden</w:t>
            </w:r>
          </w:p>
        </w:tc>
        <w:tc>
          <w:tcPr>
            <w:tcW w:w="645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3410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09114E0" w14:textId="2B70DE96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11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681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3412" w:author="Carolien Maas" w:date="2022-06-20T13:22:00Z">
              <w:tcPr>
                <w:tcW w:w="738" w:type="pct"/>
                <w:gridSpan w:val="2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8DACBB1" w14:textId="209912BF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13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645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3414" w:author="Carolien Maas" w:date="2022-06-20T13:22:00Z">
              <w:tcPr>
                <w:tcW w:w="698" w:type="pct"/>
                <w:gridSpan w:val="2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CC4F195" w14:textId="3FCFBF03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15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416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41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7.27</w:t>
              </w:r>
            </w:ins>
            <w:ins w:id="3418" w:author="C.H.M. Maas [2]" w:date="2022-06-16T17:45:00Z">
              <w:del w:id="3419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420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6.79</w:delText>
                </w:r>
              </w:del>
            </w:ins>
            <w:del w:id="3421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42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1.26</w:delText>
              </w:r>
            </w:del>
          </w:p>
        </w:tc>
        <w:tc>
          <w:tcPr>
            <w:tcW w:w="739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3423" w:author="Carolien Maas" w:date="2022-06-20T13:22:00Z">
              <w:tcPr>
                <w:tcW w:w="800" w:type="pct"/>
                <w:gridSpan w:val="2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A74C861" w14:textId="5830CEA1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24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425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426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[2.65; 19.94]</w:t>
              </w:r>
            </w:ins>
            <w:ins w:id="3427" w:author="C.H.M. Maas [2]" w:date="2022-06-16T17:45:00Z">
              <w:del w:id="3428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429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[2.68; 17.21]</w:delText>
                </w:r>
              </w:del>
            </w:ins>
            <w:del w:id="3430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431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[1.13; 1.41]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3432" w:author="Carolien Maas" w:date="2022-06-20T13:22:00Z">
              <w:tcPr>
                <w:tcW w:w="699" w:type="pct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D38169E" w14:textId="6ECEDF3F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33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434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435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15</w:t>
              </w:r>
            </w:ins>
            <w:ins w:id="3436" w:author="C.H.M. Maas [2]" w:date="2022-06-16T17:45:00Z">
              <w:del w:id="3437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438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16</w:delText>
                </w:r>
              </w:del>
            </w:ins>
            <w:del w:id="3439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440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16.3</w:delText>
              </w:r>
            </w:del>
          </w:p>
        </w:tc>
        <w:tc>
          <w:tcPr>
            <w:tcW w:w="492" w:type="pct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tcPrChange w:id="3441" w:author="Carolien Maas" w:date="2022-06-20T13:22:00Z">
              <w:tcPr>
                <w:tcW w:w="533" w:type="pct"/>
                <w:tcBorders>
                  <w:top w:val="nil"/>
                  <w:left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BC87C05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42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523F77" w:rsidRPr="00523F77" w14:paraId="41E875F8" w14:textId="77777777" w:rsidTr="00523F77">
        <w:tblPrEx>
          <w:tblPrExChange w:id="3443" w:author="Carolien Maas" w:date="2022-06-20T13:22:00Z">
            <w:tblPrEx>
              <w:tblW w:w="0" w:type="auto"/>
            </w:tblPrEx>
          </w:tblPrExChange>
        </w:tblPrEx>
        <w:trPr>
          <w:trHeight w:val="20"/>
          <w:trPrChange w:id="3444" w:author="Carolien Maas" w:date="2022-06-20T13:22:00Z">
            <w:trPr>
              <w:trHeight w:val="20"/>
            </w:trPr>
          </w:trPrChange>
        </w:trPr>
        <w:tc>
          <w:tcPr>
            <w:tcW w:w="1154" w:type="pct"/>
            <w:tcBorders>
              <w:bottom w:val="single" w:sz="4" w:space="0" w:color="auto"/>
            </w:tcBorders>
            <w:vAlign w:val="center"/>
            <w:tcPrChange w:id="3445" w:author="Carolien Maas" w:date="2022-06-20T13:22:00Z">
              <w:tcPr>
                <w:tcW w:w="0" w:type="auto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49290C7" w14:textId="4DFAF21B" w:rsidR="00523F77" w:rsidRPr="00523F77" w:rsidRDefault="00523F77" w:rsidP="00523F77">
            <w:pPr>
              <w:pStyle w:val="Compact"/>
              <w:spacing w:before="0" w:after="0"/>
              <w:rPr>
                <w:rFonts w:ascii="Arial" w:hAnsi="Arial" w:cs="Arial"/>
                <w:i/>
                <w:sz w:val="18"/>
                <w:szCs w:val="18"/>
                <w:vertAlign w:val="superscript"/>
                <w:lang w:val="en-GB"/>
                <w:rPrChange w:id="3446" w:author="Carolien Maas" w:date="2022-06-20T13:22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r w:rsidRPr="00523F77">
              <w:rPr>
                <w:rFonts w:ascii="Arial" w:hAnsi="Arial" w:cs="Arial"/>
                <w:i/>
                <w:sz w:val="18"/>
                <w:szCs w:val="18"/>
                <w:lang w:val="en-GB"/>
                <w:rPrChange w:id="3447" w:author="Carolien Maas" w:date="2022-06-20T13:22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</w:t>
            </w:r>
            <w:r w:rsidRPr="00523F77">
              <w:rPr>
                <w:rFonts w:ascii="Arial" w:hAnsi="Arial" w:cs="Arial"/>
                <w:i/>
                <w:sz w:val="18"/>
                <w:szCs w:val="18"/>
                <w:vertAlign w:val="superscript"/>
                <w:lang w:val="en-GB"/>
                <w:rPrChange w:id="3448" w:author="Carolien Maas" w:date="2022-06-20T13:22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1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3449" w:author="Carolien Maas" w:date="2022-06-20T13:22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5C8EA00" w14:textId="388D68AA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50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451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452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0.77</w:t>
              </w:r>
            </w:ins>
            <w:ins w:id="3453" w:author="C.H.M. Maas [2]" w:date="2022-06-16T17:45:00Z">
              <w:del w:id="3454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455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0.78</w:delText>
                </w:r>
              </w:del>
            </w:ins>
            <w:del w:id="3456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457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0.78</w:delText>
              </w:r>
            </w:del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3458" w:author="Carolien Maas" w:date="2022-06-20T13:22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7C5D552" w14:textId="0D3FB658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59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460" w:author="Carolien Maas" w:date="2022-06-20T13:20:00Z">
              <w:r w:rsidRPr="00523F77">
                <w:rPr>
                  <w:rFonts w:ascii="Arial" w:hAnsi="Arial" w:cs="Arial"/>
                  <w:color w:val="000000"/>
                  <w:sz w:val="18"/>
                  <w:szCs w:val="18"/>
                  <w:rPrChange w:id="3461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t>[0.75; 0.78]</w:t>
              </w:r>
            </w:ins>
            <w:ins w:id="3462" w:author="C.H.M. Maas [2]" w:date="2022-06-16T17:45:00Z">
              <w:del w:id="3463" w:author="Carolien Maas" w:date="2022-06-20T13:20:00Z">
                <w:r w:rsidRPr="00523F77" w:rsidDel="00974752">
                  <w:rPr>
                    <w:rFonts w:ascii="Arial" w:hAnsi="Arial" w:cs="Arial"/>
                    <w:color w:val="000000"/>
                    <w:sz w:val="18"/>
                    <w:szCs w:val="18"/>
                    <w:rPrChange w:id="3464" w:author="Carolien Maas" w:date="2022-06-20T13:22:00Z">
                      <w:rPr>
                        <w:rFonts w:ascii="Arial" w:hAnsi="Arial" w:cs="Arial"/>
                        <w:color w:val="000000"/>
                      </w:rPr>
                    </w:rPrChange>
                  </w:rPr>
                  <w:delText>[0.76; 0.80]</w:delText>
                </w:r>
              </w:del>
            </w:ins>
            <w:del w:id="3465" w:author="Carolien Maas" w:date="2022-06-20T13:20:00Z">
              <w:r w:rsidRPr="00523F77" w:rsidDel="00974752">
                <w:rPr>
                  <w:rFonts w:ascii="Arial" w:hAnsi="Arial" w:cs="Arial"/>
                  <w:color w:val="000000"/>
                  <w:sz w:val="18"/>
                  <w:szCs w:val="18"/>
                  <w:rPrChange w:id="3466" w:author="Carolien Maas" w:date="2022-06-20T13:22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0.80]</w:delText>
              </w:r>
            </w:del>
          </w:p>
        </w:tc>
        <w:tc>
          <w:tcPr>
            <w:tcW w:w="6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3467" w:author="Carolien Maas" w:date="2022-06-20T13:22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B958407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68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3469" w:author="Carolien Maas" w:date="2022-06-20T13:22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1F6E731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70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3471" w:author="Carolien Maas" w:date="2022-06-20T13:22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8103D4F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72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3473" w:author="Carolien Maas" w:date="2022-06-20T13:22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20CD8DE" w14:textId="77777777" w:rsidR="00523F77" w:rsidRPr="00523F77" w:rsidRDefault="00523F77" w:rsidP="00523F77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GB"/>
                <w:rPrChange w:id="3474" w:author="Carolien Maas" w:date="2022-06-20T13:22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</w:tbl>
    <w:p w14:paraId="6D023981" w14:textId="2F26E2C1" w:rsidR="00A042EF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A7FE6">
        <w:rPr>
          <w:rFonts w:ascii="Arial" w:hAnsi="Arial" w:cs="Arial"/>
          <w:lang w:val="en-GB"/>
        </w:rPr>
        <w:t xml:space="preserve">The </w:t>
      </w:r>
      <w:r w:rsidR="000A7FE6" w:rsidRPr="005B2974">
        <w:rPr>
          <w:rFonts w:ascii="Arial" w:hAnsi="Arial" w:cs="Arial"/>
          <w:lang w:val="en-GB"/>
        </w:rPr>
        <w:t>C-index</w:t>
      </w:r>
      <w:r w:rsidR="000A7FE6">
        <w:rPr>
          <w:rFonts w:ascii="Arial" w:hAnsi="Arial" w:cs="Arial"/>
          <w:lang w:val="en-GB"/>
        </w:rPr>
        <w:t xml:space="preserve"> is</w:t>
      </w:r>
      <w:r w:rsidR="0079211C" w:rsidRPr="005B2974">
        <w:rPr>
          <w:rFonts w:ascii="Arial" w:hAnsi="Arial" w:cs="Arial"/>
          <w:lang w:val="en-GB"/>
        </w:rPr>
        <w:t xml:space="preserve"> corrected for optimism. </w:t>
      </w:r>
      <w:r w:rsidR="00A042EF" w:rsidRPr="005B2974">
        <w:rPr>
          <w:rFonts w:ascii="Arial" w:hAnsi="Arial" w:cs="Arial"/>
          <w:lang w:val="en-GB"/>
        </w:rPr>
        <w:t xml:space="preserve">Abbreviations: </w:t>
      </w:r>
      <w:r w:rsidR="0051340B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51340B" w:rsidRPr="005B2974">
        <w:rPr>
          <w:rFonts w:ascii="Arial" w:eastAsiaTheme="minorEastAsia" w:hAnsi="Arial" w:cs="Arial"/>
          <w:lang w:val="en-GB"/>
        </w:rPr>
        <w:t xml:space="preserve"> </w:t>
      </w:r>
      <w:r w:rsidR="0051340B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51340B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51340B" w:rsidRPr="005B2974">
        <w:rPr>
          <w:rFonts w:ascii="Arial" w:hAnsi="Arial" w:cs="Arial"/>
          <w:lang w:val="en-GB"/>
        </w:rPr>
        <w:t>interaction term with positive SN status</w:t>
      </w:r>
      <w:r w:rsidR="00A042EF" w:rsidRPr="005B2974">
        <w:rPr>
          <w:rFonts w:ascii="Arial" w:hAnsi="Arial" w:cs="Arial"/>
          <w:lang w:val="en-GB"/>
        </w:rPr>
        <w:t>.</w:t>
      </w:r>
    </w:p>
    <w:p w14:paraId="688D9EBD" w14:textId="579743F4" w:rsidR="00120BD2" w:rsidRPr="005B2974" w:rsidRDefault="00120BD2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08AE56CC" w14:textId="5813BBFE" w:rsidR="00120BD2" w:rsidRPr="005B2974" w:rsidDel="001A7844" w:rsidRDefault="00120BD2" w:rsidP="00120BD2">
      <w:pPr>
        <w:pStyle w:val="FirstParagraph"/>
        <w:spacing w:before="0" w:after="0"/>
        <w:rPr>
          <w:del w:id="3475" w:author="C.H.M. Maas" w:date="2022-06-09T11:05:00Z"/>
          <w:rFonts w:ascii="Arial" w:hAnsi="Arial" w:cs="Arial"/>
          <w:sz w:val="22"/>
          <w:szCs w:val="22"/>
          <w:lang w:val="en-GB"/>
        </w:rPr>
      </w:pPr>
      <w:del w:id="3476" w:author="C.H.M. Maas" w:date="2022-06-09T11:05:00Z">
        <w:r w:rsidRPr="005B2974" w:rsidDel="001A7844">
          <w:rPr>
            <w:rFonts w:ascii="Arial" w:hAnsi="Arial" w:cs="Arial"/>
            <w:b/>
            <w:sz w:val="22"/>
            <w:szCs w:val="22"/>
            <w:lang w:val="en-GB"/>
          </w:rPr>
          <w:delText>Table S3. Final calibrated model predicting 5-year melanoma specific mortality</w:delText>
        </w:r>
        <w:r w:rsidRPr="005B2974" w:rsidDel="001A7844">
          <w:rPr>
            <w:rFonts w:ascii="Arial" w:hAnsi="Arial" w:cs="Arial"/>
            <w:sz w:val="22"/>
            <w:szCs w:val="22"/>
            <w:lang w:val="en-GB"/>
          </w:rPr>
          <w:delText xml:space="preserve">. This Table displays the hazard ratios together with the 95 percent confidence intervals of the </w:delText>
        </w:r>
        <w:r w:rsidR="00621A07" w:rsidRPr="005B2974" w:rsidDel="001A7844">
          <w:rPr>
            <w:rFonts w:ascii="Arial" w:hAnsi="Arial" w:cs="Arial"/>
            <w:sz w:val="22"/>
            <w:szCs w:val="22"/>
            <w:lang w:val="en-GB"/>
          </w:rPr>
          <w:delText>calibrated</w:delText>
        </w:r>
        <w:r w:rsidRPr="005B2974" w:rsidDel="001A7844">
          <w:rPr>
            <w:rFonts w:ascii="Arial" w:hAnsi="Arial" w:cs="Arial"/>
            <w:sz w:val="22"/>
            <w:szCs w:val="22"/>
            <w:lang w:val="en-GB"/>
          </w:rPr>
          <w:delText xml:space="preserve"> Cox proportional hazards model predicting 5-year recurrence selected by backward selection with p-values maximum of 0.01.</w:delText>
        </w:r>
      </w:del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48"/>
        <w:gridCol w:w="645"/>
        <w:gridCol w:w="1317"/>
        <w:gridCol w:w="645"/>
        <w:gridCol w:w="1317"/>
        <w:gridCol w:w="767"/>
        <w:gridCol w:w="645"/>
      </w:tblGrid>
      <w:tr w:rsidR="003240C8" w:rsidRPr="00E32C4C" w:rsidDel="001A7844" w14:paraId="2E868356" w14:textId="50FDC040" w:rsidTr="00B34A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del w:id="3477" w:author="C.H.M. Maas" w:date="2022-06-09T11:05:00Z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1D3EE1E9" w14:textId="081FE9FA" w:rsidR="003240C8" w:rsidRPr="005B2974" w:rsidDel="001A7844" w:rsidRDefault="003240C8" w:rsidP="00B34A9D">
            <w:pPr>
              <w:spacing w:after="0"/>
              <w:jc w:val="center"/>
              <w:rPr>
                <w:del w:id="3478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106D640A" w14:textId="33A67F0B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79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3480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Negative SN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4FA3968B" w14:textId="502C8466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81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3482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Positive SN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51D33434" w14:textId="04D3EB7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83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3484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Importance</w:delText>
              </w:r>
            </w:del>
          </w:p>
        </w:tc>
      </w:tr>
      <w:tr w:rsidR="003240C8" w:rsidRPr="00E32C4C" w:rsidDel="001A7844" w14:paraId="504D2B91" w14:textId="4989F226" w:rsidTr="00B34A9D">
        <w:trPr>
          <w:trHeight w:val="20"/>
          <w:del w:id="3485" w:author="C.H.M. Maas" w:date="2022-06-09T11:05:00Z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96948EA" w14:textId="31C526AD" w:rsidR="003240C8" w:rsidRPr="005B2974" w:rsidDel="001A7844" w:rsidRDefault="003240C8" w:rsidP="00B34A9D">
            <w:pPr>
              <w:spacing w:after="0"/>
              <w:rPr>
                <w:del w:id="3486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1F2E92" w14:textId="31D39422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87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488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HR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4A70BA" w14:textId="562272E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89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490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CI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CD379AB" w14:textId="473ECE6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91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492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HR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EF76C1" w14:textId="4CD4E2CE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93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494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CI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AB9796" w14:textId="167444B3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95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496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Main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E34EA6" w14:textId="0B334926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3497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498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Int.</w:delText>
              </w:r>
            </w:del>
          </w:p>
        </w:tc>
      </w:tr>
      <w:tr w:rsidR="002B1B37" w:rsidRPr="00E32C4C" w:rsidDel="001A7844" w14:paraId="60CEADD9" w14:textId="55AA4189" w:rsidTr="00B34A9D">
        <w:trPr>
          <w:trHeight w:val="20"/>
          <w:del w:id="3499" w:author="C.H.M. Maas" w:date="2022-06-09T11:05:00Z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B8D3DC8" w14:textId="53AE15ED" w:rsidR="002B1B37" w:rsidRPr="005B2974" w:rsidDel="001A7844" w:rsidRDefault="002B1B37" w:rsidP="002B1B37">
            <w:pPr>
              <w:pStyle w:val="Compact"/>
              <w:spacing w:before="0" w:after="0"/>
              <w:rPr>
                <w:del w:id="3500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501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Positive SN status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87EEE9" w14:textId="588BF44C" w:rsidR="002B1B37" w:rsidRPr="005B2974" w:rsidDel="001A7844" w:rsidRDefault="002B1B37" w:rsidP="002B1B37">
            <w:pPr>
              <w:spacing w:after="0"/>
              <w:jc w:val="center"/>
              <w:rPr>
                <w:del w:id="350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E51E89" w14:textId="0C27E13A" w:rsidR="002B1B37" w:rsidRPr="005B2974" w:rsidDel="001A7844" w:rsidRDefault="002B1B37" w:rsidP="002B1B37">
            <w:pPr>
              <w:spacing w:after="0"/>
              <w:jc w:val="center"/>
              <w:rPr>
                <w:del w:id="350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D148F5" w14:textId="7B90397E" w:rsidR="002B1B37" w:rsidRPr="005B2974" w:rsidDel="001A7844" w:rsidRDefault="002B1B37" w:rsidP="002B1B37">
            <w:pPr>
              <w:spacing w:after="0"/>
              <w:jc w:val="center"/>
              <w:rPr>
                <w:del w:id="350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05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06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3.08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E8BB04" w14:textId="349BDC4B" w:rsidR="002B1B37" w:rsidRPr="005B2974" w:rsidDel="001A7844" w:rsidRDefault="002B1B37" w:rsidP="002B1B37">
            <w:pPr>
              <w:spacing w:after="0"/>
              <w:jc w:val="center"/>
              <w:rPr>
                <w:del w:id="350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08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09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[2.54; 3.74]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5B6463" w14:textId="0B454650" w:rsidR="002B1B37" w:rsidRPr="005B2974" w:rsidDel="001A7844" w:rsidRDefault="002B1B37" w:rsidP="002B1B37">
            <w:pPr>
              <w:spacing w:after="0"/>
              <w:jc w:val="center"/>
              <w:rPr>
                <w:del w:id="351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11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12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140.5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7254D" w14:textId="7BA72102" w:rsidR="002B1B37" w:rsidRPr="005B2974" w:rsidDel="001A7844" w:rsidRDefault="002B1B37" w:rsidP="002B1B37">
            <w:pPr>
              <w:spacing w:after="0"/>
              <w:jc w:val="center"/>
              <w:rPr>
                <w:del w:id="351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39F80150" w14:textId="08301679" w:rsidTr="00B34A9D">
        <w:trPr>
          <w:trHeight w:val="20"/>
          <w:del w:id="3514" w:author="C.H.M. Maas" w:date="2022-06-09T11:05:00Z"/>
        </w:trPr>
        <w:tc>
          <w:tcPr>
            <w:tcW w:w="0" w:type="auto"/>
            <w:vAlign w:val="center"/>
          </w:tcPr>
          <w:p w14:paraId="73F0447B" w14:textId="60E3DADB" w:rsidR="002B1B37" w:rsidRPr="005B2974" w:rsidDel="001A7844" w:rsidRDefault="002B1B37" w:rsidP="002B1B37">
            <w:pPr>
              <w:pStyle w:val="Compact"/>
              <w:spacing w:before="0" w:after="0"/>
              <w:rPr>
                <w:del w:id="3515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516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Age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801D0A" w14:textId="35CD429F" w:rsidR="002B1B37" w:rsidRPr="005B2974" w:rsidDel="001A7844" w:rsidRDefault="002B1B37" w:rsidP="002B1B37">
            <w:pPr>
              <w:spacing w:after="0"/>
              <w:jc w:val="center"/>
              <w:rPr>
                <w:del w:id="351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18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19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1.47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E6FA4D" w14:textId="6C167280" w:rsidR="002B1B37" w:rsidRPr="005B2974" w:rsidDel="001A7844" w:rsidRDefault="002B1B37" w:rsidP="002B1B37">
            <w:pPr>
              <w:spacing w:after="0"/>
              <w:jc w:val="center"/>
              <w:rPr>
                <w:del w:id="352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21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22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1.89]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1D2480" w14:textId="3579BC8F" w:rsidR="002B1B37" w:rsidRPr="005B2974" w:rsidDel="001A7844" w:rsidRDefault="002B1B37" w:rsidP="002B1B37">
            <w:pPr>
              <w:spacing w:after="0"/>
              <w:jc w:val="center"/>
              <w:rPr>
                <w:del w:id="352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24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25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1.47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0E3C1C" w14:textId="2CC326FB" w:rsidR="002B1B37" w:rsidRPr="005B2974" w:rsidDel="001A7844" w:rsidRDefault="002B1B37" w:rsidP="002B1B37">
            <w:pPr>
              <w:spacing w:after="0"/>
              <w:jc w:val="center"/>
              <w:rPr>
                <w:del w:id="352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2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2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1.89]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24D084" w14:textId="08E1508F" w:rsidR="002B1B37" w:rsidRPr="005B2974" w:rsidDel="001A7844" w:rsidRDefault="002B1B37" w:rsidP="002B1B37">
            <w:pPr>
              <w:spacing w:after="0"/>
              <w:jc w:val="center"/>
              <w:rPr>
                <w:del w:id="352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3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3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9.2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049B1" w14:textId="46DC3027" w:rsidR="002B1B37" w:rsidRPr="005B2974" w:rsidDel="001A7844" w:rsidRDefault="002B1B37" w:rsidP="002B1B37">
            <w:pPr>
              <w:spacing w:after="0"/>
              <w:jc w:val="center"/>
              <w:rPr>
                <w:del w:id="353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2944DE53" w14:textId="3559A166" w:rsidTr="00B34A9D">
        <w:trPr>
          <w:trHeight w:val="20"/>
          <w:del w:id="3533" w:author="C.H.M. Maas" w:date="2022-06-09T11:05:00Z"/>
        </w:trPr>
        <w:tc>
          <w:tcPr>
            <w:tcW w:w="0" w:type="auto"/>
            <w:vAlign w:val="center"/>
          </w:tcPr>
          <w:p w14:paraId="7A57371F" w14:textId="5FDD0748" w:rsidR="002B1B37" w:rsidRPr="005B2974" w:rsidDel="001A7844" w:rsidRDefault="002B1B37" w:rsidP="002B1B37">
            <w:pPr>
              <w:pStyle w:val="Compact"/>
              <w:spacing w:before="0" w:after="0"/>
              <w:rPr>
                <w:del w:id="3534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535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Ulceration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EA9106" w14:textId="21CD5182" w:rsidR="002B1B37" w:rsidRPr="005B2974" w:rsidDel="001A7844" w:rsidRDefault="002B1B37" w:rsidP="002B1B37">
            <w:pPr>
              <w:spacing w:after="0"/>
              <w:jc w:val="center"/>
              <w:rPr>
                <w:del w:id="353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3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3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CAA19F" w14:textId="4CB662A7" w:rsidR="002B1B37" w:rsidRPr="005B2974" w:rsidDel="001A7844" w:rsidRDefault="002B1B37" w:rsidP="002B1B37">
            <w:pPr>
              <w:spacing w:after="0"/>
              <w:jc w:val="center"/>
              <w:rPr>
                <w:del w:id="353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4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4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[1.45; 2.03]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A70FC8" w14:textId="19D19AD2" w:rsidR="002B1B37" w:rsidRPr="005B2974" w:rsidDel="001A7844" w:rsidRDefault="002B1B37" w:rsidP="002B1B37">
            <w:pPr>
              <w:spacing w:after="0"/>
              <w:jc w:val="center"/>
              <w:rPr>
                <w:del w:id="354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43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44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1515EB" w14:textId="72F598B5" w:rsidR="002B1B37" w:rsidRPr="005B2974" w:rsidDel="001A7844" w:rsidRDefault="002B1B37" w:rsidP="002B1B37">
            <w:pPr>
              <w:spacing w:after="0"/>
              <w:jc w:val="center"/>
              <w:rPr>
                <w:del w:id="354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46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47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[1.45; 2.03]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F69CEE" w14:textId="698AC267" w:rsidR="002B1B37" w:rsidRPr="005B2974" w:rsidDel="001A7844" w:rsidRDefault="002B1B37" w:rsidP="002B1B37">
            <w:pPr>
              <w:spacing w:after="0"/>
              <w:jc w:val="center"/>
              <w:rPr>
                <w:del w:id="354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4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5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39.5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EF3805" w14:textId="0B50C9C7" w:rsidR="002B1B37" w:rsidRPr="005B2974" w:rsidDel="001A7844" w:rsidRDefault="002B1B37" w:rsidP="002B1B37">
            <w:pPr>
              <w:spacing w:after="0"/>
              <w:jc w:val="center"/>
              <w:rPr>
                <w:del w:id="355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5C14E73D" w14:textId="19BE4672" w:rsidTr="00B34A9D">
        <w:trPr>
          <w:trHeight w:val="20"/>
          <w:del w:id="3552" w:author="C.H.M. Maas" w:date="2022-06-09T11:05:00Z"/>
        </w:trPr>
        <w:tc>
          <w:tcPr>
            <w:tcW w:w="0" w:type="auto"/>
            <w:vAlign w:val="center"/>
          </w:tcPr>
          <w:p w14:paraId="5211ED12" w14:textId="4DA1DD88" w:rsidR="002B1B37" w:rsidRPr="005B2974" w:rsidDel="001A7844" w:rsidRDefault="002B1B37" w:rsidP="002B1B37">
            <w:pPr>
              <w:pStyle w:val="Compact"/>
              <w:spacing w:before="0" w:after="0"/>
              <w:rPr>
                <w:del w:id="3553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554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Location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099FE" w14:textId="55BC76AF" w:rsidR="002B1B37" w:rsidRPr="005B2974" w:rsidDel="001A7844" w:rsidRDefault="002B1B37" w:rsidP="002B1B37">
            <w:pPr>
              <w:spacing w:after="0"/>
              <w:jc w:val="center"/>
              <w:rPr>
                <w:del w:id="3555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E05F91" w14:textId="3A21EDF8" w:rsidR="002B1B37" w:rsidRPr="005B2974" w:rsidDel="001A7844" w:rsidRDefault="002B1B37" w:rsidP="002B1B37">
            <w:pPr>
              <w:spacing w:after="0"/>
              <w:jc w:val="center"/>
              <w:rPr>
                <w:del w:id="3556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F23A8" w14:textId="42B30721" w:rsidR="002B1B37" w:rsidRPr="005B2974" w:rsidDel="001A7844" w:rsidRDefault="002B1B37" w:rsidP="002B1B37">
            <w:pPr>
              <w:spacing w:after="0"/>
              <w:jc w:val="center"/>
              <w:rPr>
                <w:del w:id="3557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C79FAD" w14:textId="69255421" w:rsidR="002B1B37" w:rsidRPr="005B2974" w:rsidDel="001A7844" w:rsidRDefault="002B1B37" w:rsidP="002B1B37">
            <w:pPr>
              <w:spacing w:after="0"/>
              <w:jc w:val="center"/>
              <w:rPr>
                <w:del w:id="3558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4579CE" w14:textId="58195958" w:rsidR="002B1B37" w:rsidRPr="005B2974" w:rsidDel="001A7844" w:rsidRDefault="002B1B37" w:rsidP="002B1B37">
            <w:pPr>
              <w:spacing w:after="0"/>
              <w:jc w:val="center"/>
              <w:rPr>
                <w:del w:id="3559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5E9207" w14:textId="5F855943" w:rsidR="002B1B37" w:rsidRPr="005B2974" w:rsidDel="001A7844" w:rsidRDefault="002B1B37" w:rsidP="002B1B37">
            <w:pPr>
              <w:spacing w:after="0"/>
              <w:jc w:val="center"/>
              <w:rPr>
                <w:del w:id="3560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55D51EB9" w14:textId="4B13C8E5" w:rsidTr="00B34A9D">
        <w:trPr>
          <w:trHeight w:val="20"/>
          <w:del w:id="3561" w:author="C.H.M. Maas" w:date="2022-06-09T11:05:00Z"/>
        </w:trPr>
        <w:tc>
          <w:tcPr>
            <w:tcW w:w="0" w:type="auto"/>
            <w:vAlign w:val="center"/>
          </w:tcPr>
          <w:p w14:paraId="28F8010E" w14:textId="4A679EA3" w:rsidR="002B1B37" w:rsidRPr="005B2974" w:rsidDel="001A7844" w:rsidRDefault="002B1B37" w:rsidP="002B1B37">
            <w:pPr>
              <w:pStyle w:val="Compact"/>
              <w:spacing w:before="0" w:after="0"/>
              <w:rPr>
                <w:del w:id="3562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3563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Arm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D2D28" w14:textId="4F976790" w:rsidR="002B1B37" w:rsidRPr="005B2974" w:rsidDel="001A7844" w:rsidRDefault="002B1B37" w:rsidP="002B1B37">
            <w:pPr>
              <w:spacing w:after="0"/>
              <w:jc w:val="center"/>
              <w:rPr>
                <w:del w:id="356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65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66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CA44C7" w14:textId="7E6CEF07" w:rsidR="002B1B37" w:rsidRPr="005B2974" w:rsidDel="001A7844" w:rsidRDefault="002B1B37" w:rsidP="002B1B37">
            <w:pPr>
              <w:spacing w:after="0"/>
              <w:jc w:val="center"/>
              <w:rPr>
                <w:del w:id="356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BD59AF" w14:textId="05069FB9" w:rsidR="002B1B37" w:rsidRPr="005B2974" w:rsidDel="001A7844" w:rsidRDefault="002B1B37" w:rsidP="002B1B37">
            <w:pPr>
              <w:spacing w:after="0"/>
              <w:jc w:val="center"/>
              <w:rPr>
                <w:del w:id="356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6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7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269525" w14:textId="6A2A2C4F" w:rsidR="002B1B37" w:rsidRPr="005B2974" w:rsidDel="001A7844" w:rsidRDefault="002B1B37" w:rsidP="002B1B37">
            <w:pPr>
              <w:spacing w:after="0"/>
              <w:jc w:val="center"/>
              <w:rPr>
                <w:del w:id="357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48EFA" w14:textId="6EF2C410" w:rsidR="002B1B37" w:rsidRPr="005B2974" w:rsidDel="001A7844" w:rsidRDefault="002B1B37" w:rsidP="002B1B37">
            <w:pPr>
              <w:spacing w:after="0"/>
              <w:jc w:val="center"/>
              <w:rPr>
                <w:del w:id="357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5DBAD3" w14:textId="72589332" w:rsidR="002B1B37" w:rsidRPr="005B2974" w:rsidDel="001A7844" w:rsidRDefault="002B1B37" w:rsidP="002B1B37">
            <w:pPr>
              <w:spacing w:after="0"/>
              <w:jc w:val="center"/>
              <w:rPr>
                <w:del w:id="357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5A7A693D" w14:textId="351C0ACA" w:rsidTr="00B34A9D">
        <w:trPr>
          <w:trHeight w:val="20"/>
          <w:del w:id="3574" w:author="C.H.M. Maas" w:date="2022-06-09T11:05:00Z"/>
        </w:trPr>
        <w:tc>
          <w:tcPr>
            <w:tcW w:w="0" w:type="auto"/>
            <w:vAlign w:val="center"/>
          </w:tcPr>
          <w:p w14:paraId="6C0880FC" w14:textId="3F69BB19" w:rsidR="002B1B37" w:rsidRPr="005B2974" w:rsidDel="001A7844" w:rsidRDefault="002B1B37" w:rsidP="002B1B37">
            <w:pPr>
              <w:pStyle w:val="Compact"/>
              <w:spacing w:before="0" w:after="0"/>
              <w:rPr>
                <w:del w:id="3575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3576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Leg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494553" w14:textId="4428026D" w:rsidR="002B1B37" w:rsidRPr="005B2974" w:rsidDel="001A7844" w:rsidRDefault="002B1B37" w:rsidP="002B1B37">
            <w:pPr>
              <w:spacing w:after="0"/>
              <w:jc w:val="center"/>
              <w:rPr>
                <w:del w:id="357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78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79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1.33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F54BB5" w14:textId="528FD6A3" w:rsidR="002B1B37" w:rsidRPr="005B2974" w:rsidDel="001A7844" w:rsidRDefault="002B1B37" w:rsidP="002B1B37">
            <w:pPr>
              <w:spacing w:after="0"/>
              <w:jc w:val="center"/>
              <w:rPr>
                <w:del w:id="358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81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82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[1.01; 1.76]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62E54" w14:textId="2FEDE64A" w:rsidR="002B1B37" w:rsidRPr="005B2974" w:rsidDel="001A7844" w:rsidRDefault="002B1B37" w:rsidP="002B1B37">
            <w:pPr>
              <w:spacing w:after="0"/>
              <w:jc w:val="center"/>
              <w:rPr>
                <w:del w:id="358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84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85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1.33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C229C" w14:textId="5FF84688" w:rsidR="002B1B37" w:rsidRPr="005B2974" w:rsidDel="001A7844" w:rsidRDefault="002B1B37" w:rsidP="002B1B37">
            <w:pPr>
              <w:spacing w:after="0"/>
              <w:jc w:val="center"/>
              <w:rPr>
                <w:del w:id="358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8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8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[1.01; 1.76]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988932" w14:textId="46CC4D6F" w:rsidR="002B1B37" w:rsidRPr="005B2974" w:rsidDel="001A7844" w:rsidRDefault="002B1B37" w:rsidP="002B1B37">
            <w:pPr>
              <w:spacing w:after="0"/>
              <w:jc w:val="center"/>
              <w:rPr>
                <w:del w:id="358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9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9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22.1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D42ACB" w14:textId="26C38041" w:rsidR="002B1B37" w:rsidRPr="005B2974" w:rsidDel="001A7844" w:rsidRDefault="002B1B37" w:rsidP="002B1B37">
            <w:pPr>
              <w:spacing w:after="0"/>
              <w:jc w:val="center"/>
              <w:rPr>
                <w:del w:id="359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004FE503" w14:textId="6496F6FD" w:rsidTr="00B34A9D">
        <w:trPr>
          <w:trHeight w:val="20"/>
          <w:del w:id="3593" w:author="C.H.M. Maas" w:date="2022-06-09T11:05:00Z"/>
        </w:trPr>
        <w:tc>
          <w:tcPr>
            <w:tcW w:w="0" w:type="auto"/>
            <w:vAlign w:val="center"/>
          </w:tcPr>
          <w:p w14:paraId="25242B8B" w14:textId="3D43B36E" w:rsidR="002B1B37" w:rsidRPr="005B2974" w:rsidDel="001A7844" w:rsidRDefault="002B1B37" w:rsidP="002B1B37">
            <w:pPr>
              <w:pStyle w:val="Compact"/>
              <w:spacing w:before="0" w:after="0"/>
              <w:rPr>
                <w:del w:id="3594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3595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Trunk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A739ED" w14:textId="7204F30A" w:rsidR="002B1B37" w:rsidRPr="005B2974" w:rsidDel="001A7844" w:rsidRDefault="002B1B37" w:rsidP="002B1B37">
            <w:pPr>
              <w:spacing w:after="0"/>
              <w:jc w:val="center"/>
              <w:rPr>
                <w:del w:id="359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9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59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1.52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62F68" w14:textId="0D30B88C" w:rsidR="002B1B37" w:rsidRPr="005B2974" w:rsidDel="001A7844" w:rsidRDefault="002B1B37" w:rsidP="002B1B37">
            <w:pPr>
              <w:spacing w:after="0"/>
              <w:jc w:val="center"/>
              <w:rPr>
                <w:del w:id="359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0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0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[1.16; 1.98]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35A1CB" w14:textId="14C61A70" w:rsidR="002B1B37" w:rsidRPr="005B2974" w:rsidDel="001A7844" w:rsidRDefault="002B1B37" w:rsidP="002B1B37">
            <w:pPr>
              <w:spacing w:after="0"/>
              <w:jc w:val="center"/>
              <w:rPr>
                <w:del w:id="360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03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04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1.52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CA9A2" w14:textId="4E071ABF" w:rsidR="002B1B37" w:rsidRPr="005B2974" w:rsidDel="001A7844" w:rsidRDefault="002B1B37" w:rsidP="002B1B37">
            <w:pPr>
              <w:spacing w:after="0"/>
              <w:jc w:val="center"/>
              <w:rPr>
                <w:del w:id="360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06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07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[1.16; 1.98]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54913B" w14:textId="0199E769" w:rsidR="002B1B37" w:rsidRPr="005B2974" w:rsidDel="001A7844" w:rsidRDefault="002B1B37" w:rsidP="002B1B37">
            <w:pPr>
              <w:spacing w:after="0"/>
              <w:jc w:val="center"/>
              <w:rPr>
                <w:del w:id="360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54550F" w14:textId="084F4857" w:rsidR="002B1B37" w:rsidRPr="005B2974" w:rsidDel="001A7844" w:rsidRDefault="002B1B37" w:rsidP="002B1B37">
            <w:pPr>
              <w:spacing w:after="0"/>
              <w:jc w:val="center"/>
              <w:rPr>
                <w:del w:id="360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545EA91A" w14:textId="2F1EBBE9" w:rsidTr="00B34A9D">
        <w:trPr>
          <w:trHeight w:val="20"/>
          <w:del w:id="3610" w:author="C.H.M. Maas" w:date="2022-06-09T11:05:00Z"/>
        </w:trPr>
        <w:tc>
          <w:tcPr>
            <w:tcW w:w="0" w:type="auto"/>
            <w:vAlign w:val="center"/>
          </w:tcPr>
          <w:p w14:paraId="14115F49" w14:textId="0090036C" w:rsidR="002B1B37" w:rsidRPr="005B2974" w:rsidDel="001A7844" w:rsidRDefault="002B1B37" w:rsidP="002B1B37">
            <w:pPr>
              <w:pStyle w:val="Compact"/>
              <w:spacing w:before="0" w:after="0"/>
              <w:rPr>
                <w:del w:id="3611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3612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Head and neck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813A06" w14:textId="3C5F251B" w:rsidR="002B1B37" w:rsidRPr="005B2974" w:rsidDel="001A7844" w:rsidRDefault="002B1B37" w:rsidP="002B1B37">
            <w:pPr>
              <w:spacing w:after="0"/>
              <w:jc w:val="center"/>
              <w:rPr>
                <w:del w:id="361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14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15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9C03D3" w14:textId="2F53A239" w:rsidR="002B1B37" w:rsidRPr="005B2974" w:rsidDel="001A7844" w:rsidRDefault="002B1B37" w:rsidP="002B1B37">
            <w:pPr>
              <w:spacing w:after="0"/>
              <w:jc w:val="center"/>
              <w:rPr>
                <w:del w:id="361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1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1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[1.55; 3.04]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4BAD9E" w14:textId="6117F427" w:rsidR="002B1B37" w:rsidRPr="005B2974" w:rsidDel="001A7844" w:rsidRDefault="002B1B37" w:rsidP="002B1B37">
            <w:pPr>
              <w:spacing w:after="0"/>
              <w:jc w:val="center"/>
              <w:rPr>
                <w:del w:id="361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2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2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503289" w14:textId="337D5F9E" w:rsidR="002B1B37" w:rsidRPr="005B2974" w:rsidDel="001A7844" w:rsidRDefault="002B1B37" w:rsidP="002B1B37">
            <w:pPr>
              <w:spacing w:after="0"/>
              <w:jc w:val="center"/>
              <w:rPr>
                <w:del w:id="362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23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24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[1.55; 3.04]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AF64B9" w14:textId="6BC9F70E" w:rsidR="002B1B37" w:rsidRPr="005B2974" w:rsidDel="001A7844" w:rsidRDefault="002B1B37" w:rsidP="002B1B37">
            <w:pPr>
              <w:spacing w:after="0"/>
              <w:jc w:val="center"/>
              <w:rPr>
                <w:del w:id="362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7D478" w14:textId="3E17B8F1" w:rsidR="002B1B37" w:rsidRPr="005B2974" w:rsidDel="001A7844" w:rsidRDefault="002B1B37" w:rsidP="002B1B37">
            <w:pPr>
              <w:spacing w:after="0"/>
              <w:jc w:val="center"/>
              <w:rPr>
                <w:del w:id="362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2BAF2FA3" w14:textId="62197676" w:rsidTr="00B34A9D">
        <w:trPr>
          <w:trHeight w:val="20"/>
          <w:del w:id="3627" w:author="C.H.M. Maas" w:date="2022-06-09T11:05:00Z"/>
        </w:trPr>
        <w:tc>
          <w:tcPr>
            <w:tcW w:w="0" w:type="auto"/>
            <w:vAlign w:val="center"/>
          </w:tcPr>
          <w:p w14:paraId="4E8A3C69" w14:textId="443AAAD1" w:rsidR="002B1B37" w:rsidRPr="005B2974" w:rsidDel="001A7844" w:rsidRDefault="002B1B37" w:rsidP="002B1B37">
            <w:pPr>
              <w:pStyle w:val="Compact"/>
              <w:spacing w:before="0" w:after="0"/>
              <w:rPr>
                <w:del w:id="3628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3629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Breslow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C6C8D" w14:textId="41121F66" w:rsidR="002B1B37" w:rsidRPr="005B2974" w:rsidDel="001A7844" w:rsidRDefault="002B1B37" w:rsidP="002B1B37">
            <w:pPr>
              <w:spacing w:after="0"/>
              <w:jc w:val="center"/>
              <w:rPr>
                <w:del w:id="363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31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32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2.46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1D1FFC" w14:textId="3C3760DA" w:rsidR="002B1B37" w:rsidRPr="005B2974" w:rsidDel="001A7844" w:rsidRDefault="002B1B37" w:rsidP="002B1B37">
            <w:pPr>
              <w:spacing w:after="0"/>
              <w:jc w:val="center"/>
              <w:rPr>
                <w:del w:id="363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34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35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[2.16; 2.80]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0DA51" w14:textId="06D50EC1" w:rsidR="002B1B37" w:rsidRPr="005B2974" w:rsidDel="001A7844" w:rsidRDefault="002B1B37" w:rsidP="002B1B37">
            <w:pPr>
              <w:spacing w:after="0"/>
              <w:jc w:val="center"/>
              <w:rPr>
                <w:del w:id="363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3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3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1.62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A4321D" w14:textId="41A83175" w:rsidR="002B1B37" w:rsidRPr="005B2974" w:rsidDel="001A7844" w:rsidRDefault="002B1B37" w:rsidP="002B1B37">
            <w:pPr>
              <w:spacing w:after="0"/>
              <w:jc w:val="center"/>
              <w:rPr>
                <w:del w:id="363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4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4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[1.16; 2.26]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235076" w14:textId="4177C2CB" w:rsidR="002B1B37" w:rsidRPr="005B2974" w:rsidDel="001A7844" w:rsidRDefault="002B1B37" w:rsidP="002B1B37">
            <w:pPr>
              <w:spacing w:after="0"/>
              <w:jc w:val="center"/>
              <w:rPr>
                <w:del w:id="364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43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44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207.7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D2951B" w14:textId="764C244C" w:rsidR="002B1B37" w:rsidRPr="005B2974" w:rsidDel="001A7844" w:rsidRDefault="002B1B37" w:rsidP="002B1B37">
            <w:pPr>
              <w:spacing w:after="0"/>
              <w:jc w:val="center"/>
              <w:rPr>
                <w:del w:id="364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46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47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16.1</w:delText>
              </w:r>
            </w:del>
          </w:p>
        </w:tc>
      </w:tr>
      <w:tr w:rsidR="002B1B37" w:rsidRPr="00E32C4C" w:rsidDel="001A7844" w14:paraId="33DAE5F8" w14:textId="067AC8FC" w:rsidTr="00235E72">
        <w:trPr>
          <w:trHeight w:val="20"/>
          <w:del w:id="3648" w:author="C.H.M. Maas" w:date="2022-06-09T11:05:00Z"/>
        </w:trPr>
        <w:tc>
          <w:tcPr>
            <w:tcW w:w="0" w:type="auto"/>
            <w:vAlign w:val="center"/>
          </w:tcPr>
          <w:p w14:paraId="7AC33962" w14:textId="5C879D06" w:rsidR="002B1B37" w:rsidRPr="005B2974" w:rsidDel="001A7844" w:rsidRDefault="002B1B37" w:rsidP="002B1B37">
            <w:pPr>
              <w:pStyle w:val="Compact"/>
              <w:spacing w:before="0" w:after="0"/>
              <w:rPr>
                <w:del w:id="3649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650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SN tumour burden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7D5525" w14:textId="599FD8E7" w:rsidR="002B1B37" w:rsidRPr="005B2974" w:rsidDel="001A7844" w:rsidRDefault="002B1B37" w:rsidP="002B1B37">
            <w:pPr>
              <w:spacing w:after="0"/>
              <w:jc w:val="center"/>
              <w:rPr>
                <w:del w:id="365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383FB0" w14:textId="6450FB12" w:rsidR="002B1B37" w:rsidRPr="005B2974" w:rsidDel="001A7844" w:rsidRDefault="002B1B37" w:rsidP="002B1B37">
            <w:pPr>
              <w:spacing w:after="0"/>
              <w:jc w:val="center"/>
              <w:rPr>
                <w:del w:id="365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F01536" w14:textId="11A97BB0" w:rsidR="002B1B37" w:rsidRPr="005B2974" w:rsidDel="001A7844" w:rsidRDefault="002B1B37" w:rsidP="002B1B37">
            <w:pPr>
              <w:spacing w:after="0"/>
              <w:jc w:val="center"/>
              <w:rPr>
                <w:del w:id="365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54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55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1.23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6A7D07" w14:textId="08FE22CD" w:rsidR="002B1B37" w:rsidRPr="005B2974" w:rsidDel="001A7844" w:rsidRDefault="002B1B37" w:rsidP="002B1B37">
            <w:pPr>
              <w:spacing w:after="0"/>
              <w:jc w:val="center"/>
              <w:rPr>
                <w:del w:id="365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5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5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[1.12; 1.35]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B4929" w14:textId="7B8F6983" w:rsidR="002B1B37" w:rsidRPr="005B2974" w:rsidDel="001A7844" w:rsidRDefault="002B1B37" w:rsidP="002B1B37">
            <w:pPr>
              <w:spacing w:after="0"/>
              <w:jc w:val="center"/>
              <w:rPr>
                <w:del w:id="365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6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6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19.2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429F02" w14:textId="47CFB5B5" w:rsidR="002B1B37" w:rsidRPr="005B2974" w:rsidDel="001A7844" w:rsidRDefault="002B1B37" w:rsidP="002B1B37">
            <w:pPr>
              <w:spacing w:after="0"/>
              <w:jc w:val="center"/>
              <w:rPr>
                <w:del w:id="366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E32C4C" w:rsidDel="001A7844" w14:paraId="392E2D4D" w14:textId="085E2D56" w:rsidTr="004D1A64">
        <w:trPr>
          <w:trHeight w:val="20"/>
          <w:del w:id="3663" w:author="C.H.M. Maas" w:date="2022-06-09T11:05:00Z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FB5378D" w14:textId="3CDDC780" w:rsidR="002B1B37" w:rsidRPr="00BE45AF" w:rsidDel="001A7844" w:rsidRDefault="002B1B37" w:rsidP="002B1B37">
            <w:pPr>
              <w:pStyle w:val="Compact"/>
              <w:spacing w:before="0" w:after="0"/>
              <w:rPr>
                <w:del w:id="3664" w:author="C.H.M. Maas" w:date="2022-06-09T11:05:00Z"/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del w:id="3665" w:author="C.H.M. Maas" w:date="2022-06-09T11:05:00Z">
              <w:r w:rsidRPr="005B2974" w:rsidDel="001A7844">
                <w:rPr>
                  <w:rFonts w:ascii="Arial" w:hAnsi="Arial" w:cs="Arial"/>
                  <w:i/>
                  <w:sz w:val="22"/>
                  <w:szCs w:val="22"/>
                  <w:lang w:val="en-GB"/>
                </w:rPr>
                <w:delText>C-index</w:delText>
              </w:r>
              <w:r w:rsidDel="001A7844">
                <w:rPr>
                  <w:rFonts w:ascii="Arial" w:hAnsi="Arial" w:cs="Arial"/>
                  <w:i/>
                  <w:sz w:val="22"/>
                  <w:szCs w:val="22"/>
                  <w:vertAlign w:val="superscript"/>
                  <w:lang w:val="en-GB"/>
                </w:rPr>
                <w:delText>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2121F9" w14:textId="360481C3" w:rsidR="002B1B37" w:rsidRPr="005B2974" w:rsidDel="001A7844" w:rsidRDefault="002B1B37" w:rsidP="002B1B37">
            <w:pPr>
              <w:spacing w:after="0"/>
              <w:jc w:val="center"/>
              <w:rPr>
                <w:del w:id="366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6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6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0.78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2109C7" w14:textId="3158151D" w:rsidR="002B1B37" w:rsidRPr="005B2974" w:rsidDel="001A7844" w:rsidRDefault="002B1B37" w:rsidP="002B1B37">
            <w:pPr>
              <w:spacing w:after="0"/>
              <w:jc w:val="center"/>
              <w:rPr>
                <w:del w:id="366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67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367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0.80]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E80D33C" w14:textId="1B2EB734" w:rsidR="002B1B37" w:rsidRPr="005B2974" w:rsidDel="001A7844" w:rsidRDefault="002B1B37" w:rsidP="002B1B37">
            <w:pPr>
              <w:spacing w:after="0"/>
              <w:jc w:val="center"/>
              <w:rPr>
                <w:del w:id="367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348AA1" w14:textId="6A370C2C" w:rsidR="002B1B37" w:rsidRPr="005B2974" w:rsidDel="001A7844" w:rsidRDefault="002B1B37" w:rsidP="002B1B37">
            <w:pPr>
              <w:spacing w:after="0"/>
              <w:jc w:val="center"/>
              <w:rPr>
                <w:del w:id="367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DB6F031" w14:textId="5CDADC5C" w:rsidR="002B1B37" w:rsidRPr="005B2974" w:rsidDel="001A7844" w:rsidRDefault="002B1B37" w:rsidP="002B1B37">
            <w:pPr>
              <w:spacing w:after="0"/>
              <w:jc w:val="center"/>
              <w:rPr>
                <w:del w:id="367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29805D" w14:textId="5344903C" w:rsidR="002B1B37" w:rsidRPr="005B2974" w:rsidDel="001A7844" w:rsidRDefault="002B1B37" w:rsidP="002B1B37">
            <w:pPr>
              <w:spacing w:after="0"/>
              <w:jc w:val="center"/>
              <w:rPr>
                <w:del w:id="367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1FCCA3A3" w14:textId="5F5A2A74" w:rsidR="00120BD2" w:rsidRPr="005B2974" w:rsidDel="001A7844" w:rsidRDefault="00BE45AF" w:rsidP="008950EC">
      <w:pPr>
        <w:spacing w:after="0" w:line="240" w:lineRule="auto"/>
        <w:rPr>
          <w:del w:id="3676" w:author="C.H.M. Maas" w:date="2022-06-09T11:05:00Z"/>
          <w:rFonts w:ascii="Arial" w:hAnsi="Arial" w:cs="Arial"/>
          <w:lang w:val="en-GB"/>
        </w:rPr>
      </w:pPr>
      <w:del w:id="3677" w:author="C.H.M. Maas" w:date="2022-06-09T11:05:00Z">
        <w:r w:rsidDel="001A7844">
          <w:rPr>
            <w:rFonts w:ascii="Arial" w:hAnsi="Arial" w:cs="Arial"/>
            <w:vertAlign w:val="superscript"/>
            <w:lang w:val="en-GB"/>
          </w:rPr>
          <w:delText>1</w:delText>
        </w:r>
        <w:r w:rsidR="000A7FE6" w:rsidDel="001A7844">
          <w:rPr>
            <w:rFonts w:ascii="Arial" w:hAnsi="Arial" w:cs="Arial"/>
            <w:lang w:val="en-GB"/>
          </w:rPr>
          <w:delText xml:space="preserve">The </w:delText>
        </w:r>
        <w:r w:rsidR="000A7FE6" w:rsidRPr="005B2974" w:rsidDel="001A7844">
          <w:rPr>
            <w:rFonts w:ascii="Arial" w:hAnsi="Arial" w:cs="Arial"/>
            <w:lang w:val="en-GB"/>
          </w:rPr>
          <w:delText>C-index</w:delText>
        </w:r>
        <w:r w:rsidR="000A7FE6" w:rsidDel="001A7844">
          <w:rPr>
            <w:rFonts w:ascii="Arial" w:hAnsi="Arial" w:cs="Arial"/>
            <w:lang w:val="en-GB"/>
          </w:rPr>
          <w:delText xml:space="preserve"> is</w:delText>
        </w:r>
        <w:r w:rsidR="00120BD2" w:rsidRPr="005B2974" w:rsidDel="001A7844">
          <w:rPr>
            <w:rFonts w:ascii="Arial" w:hAnsi="Arial" w:cs="Arial"/>
            <w:lang w:val="en-GB"/>
          </w:rPr>
          <w:delText xml:space="preserve"> corrected for optimism. Abbreviations: SN, sentinel  node; HR, hazard ratio; CI, 95 percent confidence interval; Importance defined by the</w:delText>
        </w:r>
        <w:r w:rsidR="00120BD2" w:rsidRPr="005B2974" w:rsidDel="001A7844">
          <w:rPr>
            <w:rFonts w:ascii="Arial" w:eastAsiaTheme="minorEastAsia" w:hAnsi="Arial" w:cs="Arial"/>
            <w:lang w:val="en-GB"/>
          </w:rPr>
          <w:delText xml:space="preserve"> </w:delText>
        </w:r>
        <w:r w:rsidR="00120BD2" w:rsidRPr="005B2974" w:rsidDel="001A7844">
          <w:rPr>
            <w:rFonts w:ascii="Arial" w:hAnsi="Arial" w:cs="Arial"/>
            <w:lang w:val="en-GB"/>
          </w:rPr>
          <w:delText xml:space="preserve">chi-square Wald-statistic; Main the Wald-statistic for the main effect of the coefficient; Int., the </w:delText>
        </w:r>
        <w:r w:rsidR="00120BD2" w:rsidRPr="005B2974" w:rsidDel="001A7844">
          <w:rPr>
            <w:rFonts w:ascii="Arial" w:eastAsiaTheme="minorEastAsia" w:hAnsi="Arial" w:cs="Arial"/>
            <w:lang w:val="en-GB"/>
          </w:rPr>
          <w:delText xml:space="preserve">Wald-statistic for the </w:delText>
        </w:r>
        <w:r w:rsidR="00120BD2" w:rsidRPr="005B2974" w:rsidDel="001A7844">
          <w:rPr>
            <w:rFonts w:ascii="Arial" w:hAnsi="Arial" w:cs="Arial"/>
            <w:lang w:val="en-GB"/>
          </w:rPr>
          <w:delText>interaction term with positive SN status.</w:delText>
        </w:r>
      </w:del>
    </w:p>
    <w:p w14:paraId="5F8F22E6" w14:textId="113AC8B2" w:rsidR="005C066E" w:rsidRPr="005B2974" w:rsidRDefault="005C066E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744DC304" w14:textId="77777777" w:rsidR="00A73275" w:rsidRDefault="00A73275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684821EF" w14:textId="7B5483B5" w:rsidR="005C066E" w:rsidRPr="005B2974" w:rsidRDefault="005C066E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Other results</w:t>
      </w:r>
    </w:p>
    <w:p w14:paraId="31F96AEA" w14:textId="77777777" w:rsidR="00EE627B" w:rsidRDefault="00EE627B" w:rsidP="0059475E">
      <w:pPr>
        <w:spacing w:after="0" w:line="240" w:lineRule="auto"/>
        <w:rPr>
          <w:rFonts w:ascii="Arial" w:hAnsi="Arial" w:cs="Arial"/>
          <w:b/>
          <w:lang w:val="en-GB"/>
        </w:rPr>
      </w:pPr>
    </w:p>
    <w:p w14:paraId="6432771D" w14:textId="44A86291" w:rsidR="006601B0" w:rsidRPr="006601B0" w:rsidRDefault="006601B0" w:rsidP="0059475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 xml:space="preserve">Table S1. </w:t>
      </w:r>
      <w:r w:rsidR="00F22A64">
        <w:rPr>
          <w:rFonts w:ascii="Arial" w:hAnsi="Arial" w:cs="Arial"/>
          <w:b/>
          <w:lang w:val="en-GB"/>
        </w:rPr>
        <w:t>Average n</w:t>
      </w:r>
      <w:r>
        <w:rPr>
          <w:rFonts w:ascii="Arial" w:hAnsi="Arial" w:cs="Arial"/>
          <w:b/>
          <w:lang w:val="en-GB"/>
        </w:rPr>
        <w:t>umber of patients</w:t>
      </w:r>
      <w:r w:rsidR="00FB7240">
        <w:rPr>
          <w:rFonts w:ascii="Arial" w:hAnsi="Arial" w:cs="Arial"/>
          <w:b/>
          <w:lang w:val="en-GB"/>
        </w:rPr>
        <w:t xml:space="preserve"> </w:t>
      </w:r>
      <w:r>
        <w:rPr>
          <w:rFonts w:ascii="Arial" w:hAnsi="Arial" w:cs="Arial"/>
          <w:b/>
          <w:lang w:val="en-GB"/>
        </w:rPr>
        <w:t>in each</w:t>
      </w:r>
      <w:r w:rsidR="001E22C6">
        <w:rPr>
          <w:rFonts w:ascii="Arial" w:hAnsi="Arial" w:cs="Arial"/>
          <w:b/>
          <w:lang w:val="en-GB"/>
        </w:rPr>
        <w:t xml:space="preserve"> class of</w:t>
      </w:r>
      <w:r>
        <w:rPr>
          <w:rFonts w:ascii="Arial" w:hAnsi="Arial" w:cs="Arial"/>
          <w:b/>
          <w:lang w:val="en-GB"/>
        </w:rPr>
        <w:t xml:space="preserve"> AJCC7 and AJCC8 </w:t>
      </w:r>
      <w:r w:rsidR="00B95690">
        <w:rPr>
          <w:rFonts w:ascii="Arial" w:hAnsi="Arial" w:cs="Arial"/>
          <w:b/>
          <w:lang w:val="en-GB"/>
        </w:rPr>
        <w:t>of</w:t>
      </w:r>
      <w:r w:rsidR="00F22A64">
        <w:rPr>
          <w:rFonts w:ascii="Arial" w:hAnsi="Arial" w:cs="Arial"/>
          <w:b/>
          <w:lang w:val="en-GB"/>
        </w:rPr>
        <w:t xml:space="preserve"> the five</w:t>
      </w:r>
      <w:r>
        <w:rPr>
          <w:rFonts w:ascii="Arial" w:hAnsi="Arial" w:cs="Arial"/>
          <w:b/>
          <w:lang w:val="en-GB"/>
        </w:rPr>
        <w:t xml:space="preserve"> </w:t>
      </w:r>
      <w:r w:rsidR="00AC54F0">
        <w:rPr>
          <w:rFonts w:ascii="Arial" w:hAnsi="Arial" w:cs="Arial"/>
          <w:b/>
          <w:lang w:val="en-GB"/>
        </w:rPr>
        <w:t>imputed data sets</w:t>
      </w:r>
      <w:r>
        <w:rPr>
          <w:rFonts w:ascii="Arial" w:hAnsi="Arial" w:cs="Arial"/>
          <w:b/>
          <w:lang w:val="en-GB"/>
        </w:rPr>
        <w:t>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3678" w:author="Carolien Maas" w:date="2022-06-20T13:30:00Z">
          <w:tblPr>
            <w:tblW w:w="0" w:type="auto"/>
            <w:tblBorders>
              <w:top w:val="single" w:sz="4" w:space="0" w:color="auto"/>
              <w:bottom w:val="single" w:sz="4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691"/>
        <w:gridCol w:w="869"/>
        <w:gridCol w:w="850"/>
        <w:tblGridChange w:id="3679">
          <w:tblGrid>
            <w:gridCol w:w="691"/>
            <w:gridCol w:w="837"/>
            <w:gridCol w:w="282"/>
            <w:gridCol w:w="555"/>
            <w:gridCol w:w="564"/>
          </w:tblGrid>
        </w:tblGridChange>
      </w:tblGrid>
      <w:tr w:rsidR="005E03EE" w:rsidRPr="008450A7" w14:paraId="3E3C0BC9" w14:textId="1B5451BB" w:rsidTr="00B4189D">
        <w:trPr>
          <w:trHeight w:val="57"/>
          <w:trPrChange w:id="3680" w:author="Carolien Maas" w:date="2022-06-20T13:30:00Z">
            <w:trPr>
              <w:trHeight w:val="57"/>
            </w:trPr>
          </w:trPrChange>
        </w:trPr>
        <w:tc>
          <w:tcPr>
            <w:tcW w:w="6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tcPrChange w:id="3681" w:author="Carolien Maas" w:date="2022-06-20T13:30:00Z">
              <w:tcPr>
                <w:tcW w:w="0" w:type="auto"/>
                <w:tcBorders>
                  <w:top w:val="single" w:sz="4" w:space="0" w:color="auto"/>
                  <w:bottom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4C4E9E0" w14:textId="58DDCDF7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Class</w:t>
            </w:r>
          </w:p>
        </w:tc>
        <w:tc>
          <w:tcPr>
            <w:tcW w:w="869" w:type="dxa"/>
            <w:tcBorders>
              <w:top w:val="single" w:sz="4" w:space="0" w:color="auto"/>
              <w:bottom w:val="single" w:sz="4" w:space="0" w:color="auto"/>
            </w:tcBorders>
            <w:vAlign w:val="bottom"/>
            <w:tcPrChange w:id="3682" w:author="Carolien Maas" w:date="2022-06-20T13:30:00Z">
              <w:tcPr>
                <w:tcW w:w="0" w:type="auto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1DC1B8" w14:textId="2E44E688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bottom"/>
            <w:tcPrChange w:id="3683" w:author="Carolien Maas" w:date="2022-06-20T13:30:00Z">
              <w:tcPr>
                <w:tcW w:w="0" w:type="auto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293ED30" w14:textId="588C5D24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B4189D" w:rsidRPr="008450A7" w14:paraId="24B8178E" w14:textId="2A3E6638" w:rsidTr="00B4189D">
        <w:trPr>
          <w:trHeight w:val="57"/>
          <w:trPrChange w:id="3684" w:author="Carolien Maas" w:date="2022-06-20T13:30:00Z">
            <w:trPr>
              <w:trHeight w:val="57"/>
            </w:trPr>
          </w:trPrChange>
        </w:trPr>
        <w:tc>
          <w:tcPr>
            <w:tcW w:w="69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  <w:tcPrChange w:id="3685" w:author="Carolien Maas" w:date="2022-06-20T13:30:00Z">
              <w:tcPr>
                <w:tcW w:w="0" w:type="auto"/>
                <w:tcBorders>
                  <w:top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771760C" w14:textId="04676089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IA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686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DDB283E" w14:textId="0FF4EF32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687" w:author="Carolien Maas" w:date="2022-06-20T13:29:00Z">
              <w:r>
                <w:rPr>
                  <w:rFonts w:ascii="Arial" w:hAnsi="Arial" w:cs="Arial"/>
                  <w:color w:val="000000"/>
                </w:rPr>
                <w:t>217</w:t>
              </w:r>
            </w:ins>
            <w:del w:id="3688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217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689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A16E9DA" w14:textId="1DB1D72F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690" w:author="Carolien Maas" w:date="2022-06-20T13:29:00Z">
              <w:r>
                <w:rPr>
                  <w:rFonts w:ascii="Arial" w:hAnsi="Arial" w:cs="Arial"/>
                  <w:color w:val="000000"/>
                </w:rPr>
                <w:t>253</w:t>
              </w:r>
            </w:ins>
            <w:del w:id="3691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253</w:delText>
              </w:r>
            </w:del>
          </w:p>
        </w:tc>
      </w:tr>
      <w:tr w:rsidR="00B4189D" w:rsidRPr="008450A7" w14:paraId="39BCDCF9" w14:textId="6F935583" w:rsidTr="00B4189D">
        <w:trPr>
          <w:trHeight w:val="57"/>
          <w:trPrChange w:id="3692" w:author="Carolien Maas" w:date="2022-06-20T13:30:00Z">
            <w:trPr>
              <w:trHeight w:val="57"/>
            </w:trPr>
          </w:trPrChange>
        </w:trPr>
        <w:tc>
          <w:tcPr>
            <w:tcW w:w="691" w:type="dxa"/>
            <w:shd w:val="clear" w:color="auto" w:fill="auto"/>
            <w:noWrap/>
            <w:vAlign w:val="bottom"/>
            <w:hideMark/>
            <w:tcPrChange w:id="3693" w:author="Carolien Maas" w:date="2022-06-20T13:30:00Z">
              <w:tcPr>
                <w:tcW w:w="0" w:type="auto"/>
                <w:shd w:val="clear" w:color="auto" w:fill="auto"/>
                <w:noWrap/>
                <w:vAlign w:val="bottom"/>
                <w:hideMark/>
              </w:tcPr>
            </w:tcPrChange>
          </w:tcPr>
          <w:p w14:paraId="456C5D1B" w14:textId="6F442C1B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IB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694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3FDDC2B" w14:textId="666B760C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695" w:author="Carolien Maas" w:date="2022-06-20T13:29:00Z">
              <w:r>
                <w:rPr>
                  <w:rFonts w:ascii="Arial" w:hAnsi="Arial" w:cs="Arial"/>
                  <w:color w:val="000000"/>
                </w:rPr>
                <w:t>1532</w:t>
              </w:r>
            </w:ins>
            <w:del w:id="3696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1532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697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B207861" w14:textId="6779DF55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698" w:author="Carolien Maas" w:date="2022-06-20T13:29:00Z">
              <w:r>
                <w:rPr>
                  <w:rFonts w:ascii="Arial" w:hAnsi="Arial" w:cs="Arial"/>
                  <w:color w:val="000000"/>
                </w:rPr>
                <w:t>1496</w:t>
              </w:r>
            </w:ins>
            <w:del w:id="3699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1496</w:delText>
              </w:r>
            </w:del>
          </w:p>
        </w:tc>
      </w:tr>
      <w:tr w:rsidR="00B4189D" w:rsidRPr="008450A7" w14:paraId="2223AB7E" w14:textId="155845BD" w:rsidTr="00B4189D">
        <w:trPr>
          <w:trHeight w:val="57"/>
          <w:trPrChange w:id="3700" w:author="Carolien Maas" w:date="2022-06-20T13:30:00Z">
            <w:trPr>
              <w:trHeight w:val="57"/>
            </w:trPr>
          </w:trPrChange>
        </w:trPr>
        <w:tc>
          <w:tcPr>
            <w:tcW w:w="691" w:type="dxa"/>
            <w:shd w:val="clear" w:color="auto" w:fill="auto"/>
            <w:noWrap/>
            <w:vAlign w:val="bottom"/>
            <w:hideMark/>
            <w:tcPrChange w:id="3701" w:author="Carolien Maas" w:date="2022-06-20T13:30:00Z">
              <w:tcPr>
                <w:tcW w:w="0" w:type="auto"/>
                <w:shd w:val="clear" w:color="auto" w:fill="auto"/>
                <w:noWrap/>
                <w:vAlign w:val="bottom"/>
                <w:hideMark/>
              </w:tcPr>
            </w:tcPrChange>
          </w:tcPr>
          <w:p w14:paraId="1D761673" w14:textId="2000E43F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IIA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02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CDE7FA0" w14:textId="5E96F9A1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703" w:author="Carolien Maas" w:date="2022-06-20T13:29:00Z">
              <w:r>
                <w:rPr>
                  <w:rFonts w:ascii="Arial" w:hAnsi="Arial" w:cs="Arial"/>
                  <w:color w:val="000000"/>
                </w:rPr>
                <w:t>692</w:t>
              </w:r>
            </w:ins>
            <w:del w:id="3704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692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05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146C5E2" w14:textId="758FC05C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706" w:author="Carolien Maas" w:date="2022-06-20T13:29:00Z">
              <w:r>
                <w:rPr>
                  <w:rFonts w:ascii="Arial" w:hAnsi="Arial" w:cs="Arial"/>
                  <w:color w:val="000000"/>
                </w:rPr>
                <w:t>692</w:t>
              </w:r>
            </w:ins>
            <w:del w:id="3707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692</w:delText>
              </w:r>
            </w:del>
          </w:p>
        </w:tc>
      </w:tr>
      <w:tr w:rsidR="00B4189D" w:rsidRPr="008450A7" w14:paraId="1DA0CF7D" w14:textId="7C2473F5" w:rsidTr="00B4189D">
        <w:trPr>
          <w:trHeight w:val="57"/>
          <w:trPrChange w:id="3708" w:author="Carolien Maas" w:date="2022-06-20T13:30:00Z">
            <w:trPr>
              <w:trHeight w:val="57"/>
            </w:trPr>
          </w:trPrChange>
        </w:trPr>
        <w:tc>
          <w:tcPr>
            <w:tcW w:w="691" w:type="dxa"/>
            <w:shd w:val="clear" w:color="auto" w:fill="auto"/>
            <w:noWrap/>
            <w:vAlign w:val="bottom"/>
            <w:hideMark/>
            <w:tcPrChange w:id="3709" w:author="Carolien Maas" w:date="2022-06-20T13:30:00Z">
              <w:tcPr>
                <w:tcW w:w="0" w:type="auto"/>
                <w:shd w:val="clear" w:color="auto" w:fill="auto"/>
                <w:noWrap/>
                <w:vAlign w:val="bottom"/>
                <w:hideMark/>
              </w:tcPr>
            </w:tcPrChange>
          </w:tcPr>
          <w:p w14:paraId="4D76C57B" w14:textId="0F380AC2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IIB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10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85D1856" w14:textId="18378035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711" w:author="Carolien Maas" w:date="2022-06-20T13:29:00Z">
              <w:r>
                <w:rPr>
                  <w:rFonts w:ascii="Arial" w:hAnsi="Arial" w:cs="Arial"/>
                  <w:color w:val="000000"/>
                </w:rPr>
                <w:t>495</w:t>
              </w:r>
            </w:ins>
            <w:del w:id="3712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495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13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AAD59AB" w14:textId="01DFAB68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714" w:author="Carolien Maas" w:date="2022-06-20T13:29:00Z">
              <w:r>
                <w:rPr>
                  <w:rFonts w:ascii="Arial" w:hAnsi="Arial" w:cs="Arial"/>
                  <w:color w:val="000000"/>
                </w:rPr>
                <w:t>495</w:t>
              </w:r>
            </w:ins>
            <w:del w:id="3715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495</w:delText>
              </w:r>
            </w:del>
          </w:p>
        </w:tc>
      </w:tr>
      <w:tr w:rsidR="00B4189D" w:rsidRPr="008450A7" w14:paraId="266212F9" w14:textId="0CE77C97" w:rsidTr="00B4189D">
        <w:trPr>
          <w:trHeight w:val="57"/>
          <w:trPrChange w:id="3716" w:author="Carolien Maas" w:date="2022-06-20T13:30:00Z">
            <w:trPr>
              <w:trHeight w:val="57"/>
            </w:trPr>
          </w:trPrChange>
        </w:trPr>
        <w:tc>
          <w:tcPr>
            <w:tcW w:w="691" w:type="dxa"/>
            <w:shd w:val="clear" w:color="auto" w:fill="auto"/>
            <w:noWrap/>
            <w:vAlign w:val="bottom"/>
            <w:hideMark/>
            <w:tcPrChange w:id="3717" w:author="Carolien Maas" w:date="2022-06-20T13:30:00Z">
              <w:tcPr>
                <w:tcW w:w="0" w:type="auto"/>
                <w:shd w:val="clear" w:color="auto" w:fill="auto"/>
                <w:noWrap/>
                <w:vAlign w:val="bottom"/>
                <w:hideMark/>
              </w:tcPr>
            </w:tcPrChange>
          </w:tcPr>
          <w:p w14:paraId="3D44B5D1" w14:textId="428C55A4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IIC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18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4EF0A5B" w14:textId="57710DBE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719" w:author="Carolien Maas" w:date="2022-06-20T13:29:00Z">
              <w:r>
                <w:rPr>
                  <w:rFonts w:ascii="Arial" w:hAnsi="Arial" w:cs="Arial"/>
                  <w:color w:val="000000"/>
                </w:rPr>
                <w:t>250</w:t>
              </w:r>
            </w:ins>
            <w:del w:id="3720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250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21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B62D090" w14:textId="6EE0D620" w:rsidR="00B4189D" w:rsidRDefault="00B4189D" w:rsidP="00B4189D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ins w:id="3722" w:author="Carolien Maas" w:date="2022-06-20T13:29:00Z">
              <w:r>
                <w:rPr>
                  <w:rFonts w:ascii="Arial" w:hAnsi="Arial" w:cs="Arial"/>
                  <w:color w:val="000000"/>
                </w:rPr>
                <w:t>250</w:t>
              </w:r>
            </w:ins>
            <w:del w:id="3723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250</w:delText>
              </w:r>
            </w:del>
          </w:p>
        </w:tc>
      </w:tr>
      <w:tr w:rsidR="00B4189D" w:rsidRPr="008450A7" w14:paraId="59502F92" w14:textId="30ECA676" w:rsidTr="00B4189D">
        <w:trPr>
          <w:trHeight w:val="57"/>
          <w:trPrChange w:id="3724" w:author="Carolien Maas" w:date="2022-06-20T13:30:00Z">
            <w:trPr>
              <w:trHeight w:val="57"/>
            </w:trPr>
          </w:trPrChange>
        </w:trPr>
        <w:tc>
          <w:tcPr>
            <w:tcW w:w="691" w:type="dxa"/>
            <w:shd w:val="clear" w:color="auto" w:fill="auto"/>
            <w:noWrap/>
            <w:vAlign w:val="bottom"/>
            <w:hideMark/>
            <w:tcPrChange w:id="3725" w:author="Carolien Maas" w:date="2022-06-20T13:30:00Z">
              <w:tcPr>
                <w:tcW w:w="0" w:type="auto"/>
                <w:shd w:val="clear" w:color="auto" w:fill="auto"/>
                <w:noWrap/>
                <w:vAlign w:val="bottom"/>
                <w:hideMark/>
              </w:tcPr>
            </w:tcPrChange>
          </w:tcPr>
          <w:p w14:paraId="1B7E962D" w14:textId="478D9CDF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IIIA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26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E51A0A7" w14:textId="47A245EC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ins w:id="3727" w:author="Carolien Maas" w:date="2022-06-20T13:29:00Z">
              <w:r>
                <w:rPr>
                  <w:rFonts w:ascii="Arial" w:hAnsi="Arial" w:cs="Arial"/>
                  <w:color w:val="000000"/>
                </w:rPr>
                <w:t>471</w:t>
              </w:r>
            </w:ins>
            <w:del w:id="3728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471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29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1FAFF48" w14:textId="2B40D488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ins w:id="3730" w:author="Carolien Maas" w:date="2022-06-20T13:29:00Z">
              <w:r>
                <w:rPr>
                  <w:rFonts w:ascii="Arial" w:hAnsi="Arial" w:cs="Arial"/>
                  <w:color w:val="000000"/>
                </w:rPr>
                <w:t>199</w:t>
              </w:r>
            </w:ins>
            <w:del w:id="3731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199</w:delText>
              </w:r>
            </w:del>
          </w:p>
        </w:tc>
      </w:tr>
      <w:tr w:rsidR="00B4189D" w:rsidRPr="008450A7" w14:paraId="285AE08E" w14:textId="73F77B86" w:rsidTr="00B4189D">
        <w:trPr>
          <w:trHeight w:val="57"/>
          <w:trPrChange w:id="3732" w:author="Carolien Maas" w:date="2022-06-20T13:30:00Z">
            <w:trPr>
              <w:trHeight w:val="57"/>
            </w:trPr>
          </w:trPrChange>
        </w:trPr>
        <w:tc>
          <w:tcPr>
            <w:tcW w:w="691" w:type="dxa"/>
            <w:shd w:val="clear" w:color="auto" w:fill="auto"/>
            <w:noWrap/>
            <w:vAlign w:val="bottom"/>
            <w:hideMark/>
            <w:tcPrChange w:id="3733" w:author="Carolien Maas" w:date="2022-06-20T13:30:00Z">
              <w:tcPr>
                <w:tcW w:w="0" w:type="auto"/>
                <w:shd w:val="clear" w:color="auto" w:fill="auto"/>
                <w:noWrap/>
                <w:vAlign w:val="bottom"/>
                <w:hideMark/>
              </w:tcPr>
            </w:tcPrChange>
          </w:tcPr>
          <w:p w14:paraId="743DE268" w14:textId="759AFF96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IIIB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34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A02B9C3" w14:textId="60D9E223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ins w:id="3735" w:author="Carolien Maas" w:date="2022-06-20T13:29:00Z">
              <w:r>
                <w:rPr>
                  <w:rFonts w:ascii="Arial" w:hAnsi="Arial" w:cs="Arial"/>
                  <w:color w:val="000000"/>
                </w:rPr>
                <w:t>407</w:t>
              </w:r>
            </w:ins>
            <w:del w:id="3736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407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37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AB66DDE" w14:textId="296452E4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ins w:id="3738" w:author="Carolien Maas" w:date="2022-06-20T13:29:00Z">
              <w:r>
                <w:rPr>
                  <w:rFonts w:ascii="Arial" w:hAnsi="Arial" w:cs="Arial"/>
                  <w:color w:val="000000"/>
                </w:rPr>
                <w:t>208</w:t>
              </w:r>
            </w:ins>
            <w:del w:id="3739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208</w:delText>
              </w:r>
            </w:del>
          </w:p>
        </w:tc>
      </w:tr>
      <w:tr w:rsidR="00B4189D" w:rsidRPr="008450A7" w14:paraId="45D194DE" w14:textId="65191711" w:rsidTr="00B4189D">
        <w:trPr>
          <w:trHeight w:val="57"/>
          <w:trPrChange w:id="3740" w:author="Carolien Maas" w:date="2022-06-20T13:30:00Z">
            <w:trPr>
              <w:trHeight w:val="57"/>
            </w:trPr>
          </w:trPrChange>
        </w:trPr>
        <w:tc>
          <w:tcPr>
            <w:tcW w:w="691" w:type="dxa"/>
            <w:tcBorders>
              <w:bottom w:val="nil"/>
            </w:tcBorders>
            <w:shd w:val="clear" w:color="auto" w:fill="auto"/>
            <w:noWrap/>
            <w:vAlign w:val="bottom"/>
            <w:hideMark/>
            <w:tcPrChange w:id="3741" w:author="Carolien Maas" w:date="2022-06-20T13:30:00Z">
              <w:tcPr>
                <w:tcW w:w="0" w:type="auto"/>
                <w:tcBorders>
                  <w:bottom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1656D7F" w14:textId="68899877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IIIC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42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8982C26" w14:textId="330D5436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ins w:id="3743" w:author="Carolien Maas" w:date="2022-06-20T13:29:00Z">
              <w:r>
                <w:rPr>
                  <w:rFonts w:ascii="Arial" w:hAnsi="Arial" w:cs="Arial"/>
                  <w:color w:val="000000"/>
                </w:rPr>
                <w:t>8</w:t>
              </w:r>
            </w:ins>
            <w:del w:id="3744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8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3745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A15359B" w14:textId="21F5C97A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ins w:id="3746" w:author="Carolien Maas" w:date="2022-06-20T13:29:00Z">
              <w:r>
                <w:rPr>
                  <w:rFonts w:ascii="Arial" w:hAnsi="Arial" w:cs="Arial"/>
                  <w:color w:val="000000"/>
                </w:rPr>
                <w:t>476</w:t>
              </w:r>
            </w:ins>
            <w:del w:id="3747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476</w:delText>
              </w:r>
            </w:del>
          </w:p>
        </w:tc>
      </w:tr>
      <w:tr w:rsidR="00B4189D" w:rsidRPr="008450A7" w14:paraId="3E0B982C" w14:textId="4D8ACDAB" w:rsidTr="00B4189D">
        <w:trPr>
          <w:trHeight w:val="57"/>
          <w:trPrChange w:id="3748" w:author="Carolien Maas" w:date="2022-06-20T13:30:00Z">
            <w:trPr>
              <w:gridAfter w:val="0"/>
              <w:trHeight w:val="57"/>
            </w:trPr>
          </w:trPrChange>
        </w:trPr>
        <w:tc>
          <w:tcPr>
            <w:tcW w:w="691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  <w:tcPrChange w:id="3749" w:author="Carolien Maas" w:date="2022-06-20T13:30:00Z">
              <w:tcPr>
                <w:tcW w:w="0" w:type="auto"/>
                <w:tcBorders>
                  <w:top w:val="nil"/>
                  <w:bottom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448EB68" w14:textId="25F32BD0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IIID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3750" w:author="Carolien Maas" w:date="2022-06-20T13:30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DBF9382" w14:textId="279DC64C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ins w:id="3751" w:author="Carolien Maas" w:date="2022-06-20T13:29:00Z">
              <w:r>
                <w:rPr>
                  <w:rFonts w:ascii="Arial" w:hAnsi="Arial" w:cs="Arial"/>
                  <w:color w:val="000000"/>
                </w:rPr>
                <w:t>0</w:t>
              </w:r>
            </w:ins>
            <w:del w:id="3752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0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3753" w:author="Carolien Maas" w:date="2022-06-20T13:30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1EC831AC" w14:textId="5928CD8E" w:rsidR="00B4189D" w:rsidRPr="008450A7" w:rsidRDefault="00B4189D" w:rsidP="00B418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ins w:id="3754" w:author="Carolien Maas" w:date="2022-06-20T13:29:00Z">
              <w:r>
                <w:rPr>
                  <w:rFonts w:ascii="Arial" w:hAnsi="Arial" w:cs="Arial"/>
                  <w:color w:val="000000"/>
                </w:rPr>
                <w:t>4</w:t>
              </w:r>
            </w:ins>
            <w:del w:id="3755" w:author="Carolien Maas" w:date="2022-06-20T13:29:00Z">
              <w:r w:rsidDel="008211AA">
                <w:rPr>
                  <w:rFonts w:ascii="Arial" w:hAnsi="Arial" w:cs="Arial"/>
                  <w:color w:val="000000"/>
                </w:rPr>
                <w:delText>4</w:delText>
              </w:r>
            </w:del>
          </w:p>
        </w:tc>
      </w:tr>
    </w:tbl>
    <w:p w14:paraId="7DE5AF3C" w14:textId="2BD569DA" w:rsidR="0005797C" w:rsidRDefault="002E3CEA" w:rsidP="0005797C">
      <w:pPr>
        <w:spacing w:after="0" w:line="240" w:lineRule="auto"/>
        <w:rPr>
          <w:rFonts w:ascii="Arial" w:hAnsi="Arial" w:cs="Arial"/>
          <w:lang w:val="en-GB"/>
        </w:rPr>
      </w:pPr>
      <w:r w:rsidRPr="002E3CEA">
        <w:rPr>
          <w:rFonts w:ascii="Arial" w:hAnsi="Arial" w:cs="Arial"/>
          <w:lang w:val="en-GB"/>
        </w:rPr>
        <w:t xml:space="preserve">*Class IIID </w:t>
      </w:r>
      <w:r w:rsidR="009004BA">
        <w:rPr>
          <w:rFonts w:ascii="Arial" w:hAnsi="Arial" w:cs="Arial"/>
          <w:lang w:val="en-GB"/>
        </w:rPr>
        <w:t xml:space="preserve">is not a class </w:t>
      </w:r>
      <w:r w:rsidR="00340C7E">
        <w:rPr>
          <w:rFonts w:ascii="Arial" w:hAnsi="Arial" w:cs="Arial"/>
          <w:lang w:val="en-GB"/>
        </w:rPr>
        <w:t>defined by</w:t>
      </w:r>
      <w:r w:rsidR="009004BA">
        <w:rPr>
          <w:rFonts w:ascii="Arial" w:hAnsi="Arial" w:cs="Arial"/>
          <w:lang w:val="en-GB"/>
        </w:rPr>
        <w:t xml:space="preserve"> </w:t>
      </w:r>
      <w:r w:rsidR="00556633">
        <w:rPr>
          <w:rFonts w:ascii="Arial" w:hAnsi="Arial" w:cs="Arial"/>
          <w:lang w:val="en-GB"/>
        </w:rPr>
        <w:t>the AJCC7.</w:t>
      </w:r>
    </w:p>
    <w:p w14:paraId="2C981F80" w14:textId="77777777" w:rsidR="002E3CEA" w:rsidRPr="002E3CEA" w:rsidRDefault="002E3CEA" w:rsidP="0005797C">
      <w:pPr>
        <w:spacing w:after="0" w:line="240" w:lineRule="auto"/>
        <w:rPr>
          <w:rFonts w:ascii="Arial" w:hAnsi="Arial" w:cs="Arial"/>
          <w:lang w:val="en-GB"/>
        </w:rPr>
      </w:pPr>
    </w:p>
    <w:p w14:paraId="4F5233CC" w14:textId="3E3BD982" w:rsidR="0005797C" w:rsidRPr="0005797C" w:rsidRDefault="0005797C" w:rsidP="0005797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Table S2.</w:t>
      </w:r>
      <w:r w:rsidR="00E53479">
        <w:rPr>
          <w:rFonts w:ascii="Arial" w:hAnsi="Arial" w:cs="Arial"/>
          <w:b/>
          <w:lang w:val="en-GB"/>
        </w:rPr>
        <w:t xml:space="preserve"> Discriminative performance of the AJCC7 and AJCC8 for</w:t>
      </w:r>
      <w:r w:rsidR="0014712C">
        <w:rPr>
          <w:rFonts w:ascii="Arial" w:hAnsi="Arial" w:cs="Arial"/>
          <w:b/>
          <w:lang w:val="en-GB"/>
        </w:rPr>
        <w:t xml:space="preserve"> all patients, </w:t>
      </w:r>
      <w:r w:rsidR="00CF3EF4">
        <w:rPr>
          <w:rFonts w:ascii="Arial" w:hAnsi="Arial" w:cs="Arial"/>
          <w:b/>
          <w:lang w:val="en-GB"/>
        </w:rPr>
        <w:t>p</w:t>
      </w:r>
      <w:r w:rsidR="0014712C">
        <w:rPr>
          <w:rFonts w:ascii="Arial" w:hAnsi="Arial" w:cs="Arial"/>
          <w:b/>
          <w:lang w:val="en-GB"/>
        </w:rPr>
        <w:t xml:space="preserve">atients with positive sentinel node, or </w:t>
      </w:r>
      <w:r w:rsidR="00CF3EF4">
        <w:rPr>
          <w:rFonts w:ascii="Arial" w:hAnsi="Arial" w:cs="Arial"/>
          <w:b/>
          <w:lang w:val="en-GB"/>
        </w:rPr>
        <w:t xml:space="preserve">patients with </w:t>
      </w:r>
      <w:r w:rsidR="0014712C">
        <w:rPr>
          <w:rFonts w:ascii="Arial" w:hAnsi="Arial" w:cs="Arial"/>
          <w:b/>
          <w:lang w:val="en-GB"/>
        </w:rPr>
        <w:t>negative sentinel node.</w:t>
      </w:r>
    </w:p>
    <w:tbl>
      <w:tblPr>
        <w:tblW w:w="68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3756" w:author="Carolien Maas" w:date="2022-06-20T13:29:00Z">
          <w:tblPr>
            <w:tblW w:w="0" w:type="auto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024"/>
        <w:gridCol w:w="997"/>
        <w:gridCol w:w="1374"/>
        <w:gridCol w:w="146"/>
        <w:gridCol w:w="997"/>
        <w:gridCol w:w="1266"/>
        <w:tblGridChange w:id="3757">
          <w:tblGrid>
            <w:gridCol w:w="2024"/>
            <w:gridCol w:w="976"/>
            <w:gridCol w:w="21"/>
            <w:gridCol w:w="1220"/>
            <w:gridCol w:w="146"/>
            <w:gridCol w:w="976"/>
            <w:gridCol w:w="146"/>
            <w:gridCol w:w="997"/>
            <w:gridCol w:w="98"/>
            <w:gridCol w:w="2244"/>
          </w:tblGrid>
        </w:tblGridChange>
      </w:tblGrid>
      <w:tr w:rsidR="0005797C" w:rsidRPr="005B2974" w14:paraId="19C60227" w14:textId="77777777" w:rsidTr="004A3741">
        <w:trPr>
          <w:trHeight w:val="20"/>
          <w:trPrChange w:id="3758" w:author="Carolien Maas" w:date="2022-06-20T13:29:00Z">
            <w:trPr>
              <w:trHeight w:val="300"/>
            </w:trPr>
          </w:trPrChange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3759" w:author="Carolien Maas" w:date="2022-06-20T13:29:00Z">
              <w:tcPr>
                <w:tcW w:w="0" w:type="auto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F99ED7B" w14:textId="77777777" w:rsidR="0005797C" w:rsidRPr="00D55C77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</w:p>
        </w:tc>
        <w:tc>
          <w:tcPr>
            <w:tcW w:w="23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760" w:author="Carolien Maas" w:date="2022-06-20T13:29:00Z">
              <w:tcPr>
                <w:tcW w:w="0" w:type="auto"/>
                <w:gridSpan w:val="5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F384F63" w14:textId="77777777" w:rsidR="0005797C" w:rsidRPr="005C066E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  <w:tcPrChange w:id="3761" w:author="Carolien Maas" w:date="2022-06-20T13:29:00Z">
              <w:tcPr>
                <w:tcW w:w="0" w:type="auto"/>
                <w:tcBorders>
                  <w:top w:val="single" w:sz="4" w:space="0" w:color="auto"/>
                  <w:left w:val="nil"/>
                  <w:right w:val="nil"/>
                </w:tcBorders>
              </w:tcPr>
            </w:tcPrChange>
          </w:tcPr>
          <w:p w14:paraId="5E4A82A6" w14:textId="77777777" w:rsidR="0005797C" w:rsidRPr="005B2974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22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762" w:author="Carolien Maas" w:date="2022-06-20T13:29:00Z">
              <w:tcPr>
                <w:tcW w:w="0" w:type="auto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B82F38B" w14:textId="77777777" w:rsidR="0005797C" w:rsidRPr="005C066E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05797C" w:rsidRPr="005B2974" w14:paraId="1884D99F" w14:textId="77777777" w:rsidTr="004A3741">
        <w:trPr>
          <w:trHeight w:val="20"/>
          <w:trPrChange w:id="3763" w:author="Carolien Maas" w:date="2022-06-20T13:29:00Z">
            <w:trPr>
              <w:trHeight w:val="300"/>
            </w:trPr>
          </w:trPrChange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764" w:author="Carolien Maas" w:date="2022-06-20T13:29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C4D3FF3" w14:textId="77777777" w:rsidR="0005797C" w:rsidRPr="005C066E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765" w:author="Carolien Maas" w:date="2022-06-20T13:29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A9B2672" w14:textId="7E42E014" w:rsidR="0005797C" w:rsidRPr="008E2537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C-index</w:t>
            </w:r>
            <w:r w:rsidR="008E2537"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  <w:t>1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766" w:author="Carolien Maas" w:date="2022-06-20T13:29:00Z">
              <w:tcPr>
                <w:tcW w:w="0" w:type="auto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D1E9CBC" w14:textId="77777777" w:rsidR="0005797C" w:rsidRPr="005C066E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CI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  <w:tcPrChange w:id="3767" w:author="Carolien Maas" w:date="2022-06-20T13:29:00Z">
              <w:tcPr>
                <w:tcW w:w="0" w:type="auto"/>
                <w:tcBorders>
                  <w:top w:val="nil"/>
                  <w:left w:val="nil"/>
                  <w:right w:val="nil"/>
                </w:tcBorders>
              </w:tcPr>
            </w:tcPrChange>
          </w:tcPr>
          <w:p w14:paraId="2A6FB06A" w14:textId="77777777" w:rsidR="0005797C" w:rsidRPr="005B2974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768" w:author="Carolien Maas" w:date="2022-06-20T13:29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9CF9D5D" w14:textId="669B4803" w:rsidR="0005797C" w:rsidRPr="008E2537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C-index</w:t>
            </w:r>
            <w:r w:rsidR="008E2537"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769" w:author="Carolien Maas" w:date="2022-06-20T13:29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CD4BDDE" w14:textId="77777777" w:rsidR="0005797C" w:rsidRPr="005C066E" w:rsidRDefault="00057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CI</w:t>
            </w:r>
          </w:p>
        </w:tc>
      </w:tr>
      <w:tr w:rsidR="004A3741" w:rsidRPr="005B2974" w14:paraId="7CFBFEF0" w14:textId="77777777" w:rsidTr="004A3741">
        <w:trPr>
          <w:trHeight w:val="20"/>
          <w:trPrChange w:id="3770" w:author="Carolien Maas" w:date="2022-06-20T13:29:00Z">
            <w:trPr>
              <w:gridAfter w:val="0"/>
              <w:trHeight w:val="300"/>
            </w:trPr>
          </w:trPrChange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3771" w:author="Carolien Maas" w:date="2022-06-20T13:29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B9D78C9" w14:textId="77777777" w:rsidR="004A3741" w:rsidRPr="005C066E" w:rsidRDefault="004A374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proofErr w:type="spellStart"/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All</w:t>
            </w:r>
            <w:proofErr w:type="spellEnd"/>
            <w:r w:rsidRPr="005B2974">
              <w:rPr>
                <w:rFonts w:ascii="Arial" w:eastAsia="Times New Roman" w:hAnsi="Arial" w:cs="Arial"/>
                <w:color w:val="000000"/>
                <w:lang w:eastAsia="nl-NL"/>
              </w:rPr>
              <w:t xml:space="preserve"> </w:t>
            </w:r>
            <w:proofErr w:type="spellStart"/>
            <w:r w:rsidRPr="005B2974">
              <w:rPr>
                <w:rFonts w:ascii="Arial" w:eastAsia="Times New Roman" w:hAnsi="Arial" w:cs="Arial"/>
                <w:color w:val="000000"/>
                <w:lang w:eastAsia="nl-NL"/>
              </w:rPr>
              <w:t>patients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3772" w:author="Carolien Maas" w:date="2022-06-20T13:29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32F9090" w14:textId="13965109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773" w:author="Carolien Maas" w:date="2022-06-20T13:29:00Z">
                <w:pPr>
                  <w:spacing w:after="0" w:line="240" w:lineRule="auto"/>
                </w:pPr>
              </w:pPrChange>
            </w:pPr>
            <w:ins w:id="3774" w:author="Carolien Maas" w:date="2022-06-20T13:28:00Z">
              <w:r>
                <w:rPr>
                  <w:rFonts w:ascii="Arial" w:hAnsi="Arial" w:cs="Arial"/>
                  <w:color w:val="000000"/>
                </w:rPr>
                <w:t>0.73</w:t>
              </w:r>
            </w:ins>
            <w:del w:id="3775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0.73</w:delText>
              </w:r>
            </w:del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3776" w:author="Carolien Maas" w:date="2022-06-20T13:29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2C99A1C" w14:textId="513FCAA4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777" w:author="Carolien Maas" w:date="2022-06-20T13:29:00Z">
                <w:pPr>
                  <w:spacing w:after="0" w:line="240" w:lineRule="auto"/>
                </w:pPr>
              </w:pPrChange>
            </w:pPr>
            <w:ins w:id="3778" w:author="Carolien Maas" w:date="2022-06-20T13:28:00Z">
              <w:r>
                <w:rPr>
                  <w:rFonts w:ascii="Arial" w:hAnsi="Arial" w:cs="Arial"/>
                  <w:color w:val="000000"/>
                </w:rPr>
                <w:t>[0.72; 0.75]</w:t>
              </w:r>
            </w:ins>
            <w:del w:id="3779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[0.71; 0.75]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tcPrChange w:id="3780" w:author="Carolien Maas" w:date="2022-06-20T13:29:00Z">
              <w:tcPr>
                <w:tcW w:w="0" w:type="auto"/>
                <w:tcBorders>
                  <w:left w:val="nil"/>
                  <w:bottom w:val="nil"/>
                  <w:right w:val="nil"/>
                </w:tcBorders>
              </w:tcPr>
            </w:tcPrChange>
          </w:tcPr>
          <w:p w14:paraId="3B2A0E0C" w14:textId="77777777" w:rsidR="004A3741" w:rsidRPr="005B2974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781" w:author="Carolien Maas" w:date="2022-06-20T13:29:00Z">
                <w:pPr>
                  <w:spacing w:after="0" w:line="240" w:lineRule="auto"/>
                </w:pPr>
              </w:pPrChange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3782" w:author="Carolien Maas" w:date="2022-06-20T13:29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769AF29" w14:textId="20573F52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783" w:author="Carolien Maas" w:date="2022-06-20T13:29:00Z">
                <w:pPr>
                  <w:spacing w:after="0" w:line="240" w:lineRule="auto"/>
                </w:pPr>
              </w:pPrChange>
            </w:pPr>
            <w:ins w:id="3784" w:author="Carolien Maas" w:date="2022-06-20T13:28:00Z">
              <w:r>
                <w:rPr>
                  <w:rFonts w:ascii="Arial" w:hAnsi="Arial" w:cs="Arial"/>
                  <w:color w:val="000000"/>
                </w:rPr>
                <w:t>0.74</w:t>
              </w:r>
            </w:ins>
            <w:del w:id="3785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0.73</w:delText>
              </w:r>
            </w:del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  <w:tcPrChange w:id="3786" w:author="Carolien Maas" w:date="2022-06-20T13:29:00Z">
              <w:tcPr>
                <w:tcW w:w="0" w:type="auto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C7198B5" w14:textId="78B956FE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787" w:author="Carolien Maas" w:date="2022-06-20T13:29:00Z">
                <w:pPr>
                  <w:spacing w:after="0" w:line="240" w:lineRule="auto"/>
                </w:pPr>
              </w:pPrChange>
            </w:pPr>
            <w:ins w:id="3788" w:author="Carolien Maas" w:date="2022-06-20T13:28:00Z">
              <w:r>
                <w:rPr>
                  <w:rFonts w:ascii="Arial" w:hAnsi="Arial" w:cs="Arial"/>
                  <w:color w:val="000000"/>
                </w:rPr>
                <w:t>[0.72; 0.75]</w:t>
              </w:r>
            </w:ins>
            <w:del w:id="3789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[0.72; 0.75]</w:delText>
              </w:r>
            </w:del>
          </w:p>
        </w:tc>
      </w:tr>
      <w:tr w:rsidR="004A3741" w:rsidRPr="005B2974" w14:paraId="73EEAD26" w14:textId="77777777" w:rsidTr="004A3741">
        <w:trPr>
          <w:trHeight w:val="20"/>
          <w:trPrChange w:id="3790" w:author="Carolien Maas" w:date="2022-06-20T13:29:00Z">
            <w:trPr>
              <w:gridAfter w:val="0"/>
              <w:trHeight w:val="300"/>
            </w:trPr>
          </w:trPrChange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  <w:tcPrChange w:id="3791" w:author="Carolien Maas" w:date="2022-06-20T13:29:00Z">
              <w:tcPr>
                <w:tcW w:w="0" w:type="auto"/>
                <w:tcBorders>
                  <w:top w:val="nil"/>
                  <w:left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A703D50" w14:textId="77777777" w:rsidR="004A3741" w:rsidRPr="005C066E" w:rsidRDefault="004A374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proofErr w:type="spellStart"/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Positive</w:t>
            </w:r>
            <w:proofErr w:type="spellEnd"/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 xml:space="preserve"> SN status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  <w:tcPrChange w:id="3792" w:author="Carolien Maas" w:date="2022-06-20T13:29:00Z">
              <w:tcPr>
                <w:tcW w:w="0" w:type="auto"/>
                <w:tcBorders>
                  <w:top w:val="nil"/>
                  <w:left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EED1747" w14:textId="56624ED8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793" w:author="Carolien Maas" w:date="2022-06-20T13:29:00Z">
                <w:pPr>
                  <w:spacing w:after="0" w:line="240" w:lineRule="auto"/>
                </w:pPr>
              </w:pPrChange>
            </w:pPr>
            <w:ins w:id="3794" w:author="Carolien Maas" w:date="2022-06-20T13:28:00Z">
              <w:r>
                <w:rPr>
                  <w:rFonts w:ascii="Arial" w:hAnsi="Arial" w:cs="Arial"/>
                  <w:color w:val="000000"/>
                </w:rPr>
                <w:t>0.58</w:t>
              </w:r>
            </w:ins>
            <w:del w:id="3795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0.58</w:delText>
              </w:r>
            </w:del>
          </w:p>
        </w:tc>
        <w:tc>
          <w:tcPr>
            <w:tcW w:w="137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  <w:tcPrChange w:id="3796" w:author="Carolien Maas" w:date="2022-06-20T13:29:00Z">
              <w:tcPr>
                <w:tcW w:w="0" w:type="auto"/>
                <w:gridSpan w:val="2"/>
                <w:tcBorders>
                  <w:top w:val="nil"/>
                  <w:left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8A2EA3E" w14:textId="4DD9CD7C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797" w:author="Carolien Maas" w:date="2022-06-20T13:29:00Z">
                <w:pPr>
                  <w:spacing w:after="0" w:line="240" w:lineRule="auto"/>
                </w:pPr>
              </w:pPrChange>
            </w:pPr>
            <w:ins w:id="3798" w:author="Carolien Maas" w:date="2022-06-20T13:28:00Z">
              <w:r>
                <w:rPr>
                  <w:rFonts w:ascii="Arial" w:hAnsi="Arial" w:cs="Arial"/>
                  <w:color w:val="000000"/>
                </w:rPr>
                <w:t>[0.55; 0.60]</w:t>
              </w:r>
            </w:ins>
            <w:del w:id="3799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[0.55; 0.60]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tcPrChange w:id="3800" w:author="Carolien Maas" w:date="2022-06-20T13:29:00Z">
              <w:tcPr>
                <w:tcW w:w="0" w:type="auto"/>
                <w:tcBorders>
                  <w:top w:val="nil"/>
                  <w:left w:val="nil"/>
                  <w:right w:val="nil"/>
                </w:tcBorders>
              </w:tcPr>
            </w:tcPrChange>
          </w:tcPr>
          <w:p w14:paraId="3D011248" w14:textId="77777777" w:rsidR="004A3741" w:rsidRPr="005B2974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801" w:author="Carolien Maas" w:date="2022-06-20T13:29:00Z">
                <w:pPr>
                  <w:spacing w:after="0" w:line="240" w:lineRule="auto"/>
                </w:pPr>
              </w:pPrChange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  <w:tcPrChange w:id="3802" w:author="Carolien Maas" w:date="2022-06-20T13:29:00Z">
              <w:tcPr>
                <w:tcW w:w="0" w:type="auto"/>
                <w:tcBorders>
                  <w:top w:val="nil"/>
                  <w:left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D27321D" w14:textId="017C27CB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803" w:author="Carolien Maas" w:date="2022-06-20T13:29:00Z">
                <w:pPr>
                  <w:spacing w:after="0" w:line="240" w:lineRule="auto"/>
                </w:pPr>
              </w:pPrChange>
            </w:pPr>
            <w:ins w:id="3804" w:author="Carolien Maas" w:date="2022-06-20T13:28:00Z">
              <w:r>
                <w:rPr>
                  <w:rFonts w:ascii="Arial" w:hAnsi="Arial" w:cs="Arial"/>
                  <w:color w:val="000000"/>
                </w:rPr>
                <w:t>0.62</w:t>
              </w:r>
            </w:ins>
            <w:del w:id="3805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0.62</w:delText>
              </w:r>
            </w:del>
          </w:p>
        </w:tc>
        <w:tc>
          <w:tcPr>
            <w:tcW w:w="126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  <w:tcPrChange w:id="3806" w:author="Carolien Maas" w:date="2022-06-20T13:29:00Z">
              <w:tcPr>
                <w:tcW w:w="0" w:type="auto"/>
                <w:gridSpan w:val="3"/>
                <w:tcBorders>
                  <w:top w:val="nil"/>
                  <w:left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3BA7A33" w14:textId="4C3D82C7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807" w:author="Carolien Maas" w:date="2022-06-20T13:29:00Z">
                <w:pPr>
                  <w:spacing w:after="0" w:line="240" w:lineRule="auto"/>
                </w:pPr>
              </w:pPrChange>
            </w:pPr>
            <w:ins w:id="3808" w:author="Carolien Maas" w:date="2022-06-20T13:28:00Z">
              <w:r>
                <w:rPr>
                  <w:rFonts w:ascii="Arial" w:hAnsi="Arial" w:cs="Arial"/>
                  <w:color w:val="000000"/>
                </w:rPr>
                <w:t>[0.59; 0.64]</w:t>
              </w:r>
            </w:ins>
            <w:del w:id="3809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[0.59; 0.64]</w:delText>
              </w:r>
            </w:del>
          </w:p>
        </w:tc>
      </w:tr>
      <w:tr w:rsidR="004A3741" w:rsidRPr="005B2974" w14:paraId="3B7DC9B1" w14:textId="77777777" w:rsidTr="004A3741">
        <w:trPr>
          <w:trHeight w:val="20"/>
          <w:trPrChange w:id="3810" w:author="Carolien Maas" w:date="2022-06-20T13:29:00Z">
            <w:trPr>
              <w:gridAfter w:val="0"/>
              <w:trHeight w:val="300"/>
            </w:trPr>
          </w:trPrChange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811" w:author="Carolien Maas" w:date="2022-06-20T13:29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675749B" w14:textId="77777777" w:rsidR="004A3741" w:rsidRPr="005C066E" w:rsidRDefault="004A374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proofErr w:type="spellStart"/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Negative</w:t>
            </w:r>
            <w:proofErr w:type="spellEnd"/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 xml:space="preserve"> SN status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812" w:author="Carolien Maas" w:date="2022-06-20T13:29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3072412" w14:textId="1207CC02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813" w:author="Carolien Maas" w:date="2022-06-20T13:29:00Z">
                <w:pPr>
                  <w:spacing w:after="0" w:line="240" w:lineRule="auto"/>
                </w:pPr>
              </w:pPrChange>
            </w:pPr>
            <w:ins w:id="3814" w:author="Carolien Maas" w:date="2022-06-20T13:28:00Z">
              <w:r>
                <w:rPr>
                  <w:rFonts w:ascii="Arial" w:hAnsi="Arial" w:cs="Arial"/>
                  <w:color w:val="000000"/>
                </w:rPr>
                <w:t>0.71</w:t>
              </w:r>
            </w:ins>
            <w:del w:id="3815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0.71</w:delText>
              </w:r>
            </w:del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816" w:author="Carolien Maas" w:date="2022-06-20T13:29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3FF7E23" w14:textId="7C99B0C3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817" w:author="Carolien Maas" w:date="2022-06-20T13:29:00Z">
                <w:pPr>
                  <w:spacing w:after="0" w:line="240" w:lineRule="auto"/>
                </w:pPr>
              </w:pPrChange>
            </w:pPr>
            <w:ins w:id="3818" w:author="Carolien Maas" w:date="2022-06-20T13:28:00Z">
              <w:r>
                <w:rPr>
                  <w:rFonts w:ascii="Arial" w:hAnsi="Arial" w:cs="Arial"/>
                  <w:color w:val="000000"/>
                </w:rPr>
                <w:t>[0.69; 0.74]</w:t>
              </w:r>
            </w:ins>
            <w:del w:id="3819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[0.68; 0.73]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tcPrChange w:id="3820" w:author="Carolien Maas" w:date="2022-06-20T13:29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96D604" w14:textId="77777777" w:rsidR="004A3741" w:rsidRPr="005B2974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821" w:author="Carolien Maas" w:date="2022-06-20T13:29:00Z">
                <w:pPr>
                  <w:spacing w:after="0" w:line="240" w:lineRule="auto"/>
                </w:pPr>
              </w:pPrChange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822" w:author="Carolien Maas" w:date="2022-06-20T13:29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49D2502" w14:textId="5ABE0E00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823" w:author="Carolien Maas" w:date="2022-06-20T13:29:00Z">
                <w:pPr>
                  <w:spacing w:after="0" w:line="240" w:lineRule="auto"/>
                </w:pPr>
              </w:pPrChange>
            </w:pPr>
            <w:ins w:id="3824" w:author="Carolien Maas" w:date="2022-06-20T13:28:00Z">
              <w:r>
                <w:rPr>
                  <w:rFonts w:ascii="Arial" w:hAnsi="Arial" w:cs="Arial"/>
                  <w:color w:val="000000"/>
                </w:rPr>
                <w:t>0.71</w:t>
              </w:r>
            </w:ins>
            <w:del w:id="3825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0.71</w:delText>
              </w:r>
            </w:del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  <w:tcPrChange w:id="3826" w:author="Carolien Maas" w:date="2022-06-20T13:29:00Z">
              <w:tcPr>
                <w:tcW w:w="0" w:type="auto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BA17121" w14:textId="582CC1D2" w:rsidR="004A3741" w:rsidRPr="005C066E" w:rsidRDefault="004A374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  <w:pPrChange w:id="3827" w:author="Carolien Maas" w:date="2022-06-20T13:29:00Z">
                <w:pPr>
                  <w:spacing w:after="0" w:line="240" w:lineRule="auto"/>
                </w:pPr>
              </w:pPrChange>
            </w:pPr>
            <w:ins w:id="3828" w:author="Carolien Maas" w:date="2022-06-20T13:28:00Z">
              <w:r>
                <w:rPr>
                  <w:rFonts w:ascii="Arial" w:hAnsi="Arial" w:cs="Arial"/>
                  <w:color w:val="000000"/>
                </w:rPr>
                <w:t>[0.69; 0.74]</w:t>
              </w:r>
            </w:ins>
            <w:del w:id="3829" w:author="Carolien Maas" w:date="2022-06-20T13:28:00Z">
              <w:r w:rsidDel="00B21B6B">
                <w:rPr>
                  <w:rFonts w:ascii="Arial" w:hAnsi="Arial" w:cs="Arial"/>
                  <w:color w:val="000000"/>
                </w:rPr>
                <w:delText>[0.69; 0.73]</w:delText>
              </w:r>
            </w:del>
          </w:p>
        </w:tc>
      </w:tr>
    </w:tbl>
    <w:p w14:paraId="7BB18AFE" w14:textId="272980E7" w:rsidR="008450A7" w:rsidRDefault="008E2537" w:rsidP="0059475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B041B">
        <w:rPr>
          <w:rFonts w:ascii="Arial" w:hAnsi="Arial" w:cs="Arial"/>
          <w:lang w:val="en-GB"/>
        </w:rPr>
        <w:t xml:space="preserve">The </w:t>
      </w:r>
      <w:r w:rsidR="000B041B" w:rsidRPr="005B2974">
        <w:rPr>
          <w:rFonts w:ascii="Arial" w:hAnsi="Arial" w:cs="Arial"/>
          <w:lang w:val="en-GB"/>
        </w:rPr>
        <w:t>C-index</w:t>
      </w:r>
      <w:r w:rsidR="00B80841">
        <w:rPr>
          <w:rFonts w:ascii="Arial" w:hAnsi="Arial" w:cs="Arial"/>
          <w:lang w:val="en-GB"/>
        </w:rPr>
        <w:t xml:space="preserve"> is</w:t>
      </w:r>
      <w:r w:rsidR="000B041B" w:rsidRPr="005B2974">
        <w:rPr>
          <w:rFonts w:ascii="Arial" w:hAnsi="Arial" w:cs="Arial"/>
          <w:lang w:val="en-GB"/>
        </w:rPr>
        <w:t xml:space="preserve"> corrected for optimism</w:t>
      </w:r>
    </w:p>
    <w:p w14:paraId="431E5221" w14:textId="77777777" w:rsidR="000B041B" w:rsidRDefault="000B041B" w:rsidP="0059475E">
      <w:pPr>
        <w:spacing w:after="0" w:line="240" w:lineRule="auto"/>
        <w:rPr>
          <w:rFonts w:ascii="Arial" w:hAnsi="Arial" w:cs="Arial"/>
          <w:lang w:val="en-GB"/>
        </w:rPr>
      </w:pPr>
    </w:p>
    <w:p w14:paraId="6D33DF92" w14:textId="203B9E3E" w:rsidR="00EE627B" w:rsidRPr="00EE627B" w:rsidRDefault="00EE627B" w:rsidP="0059475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In text</w:t>
      </w:r>
    </w:p>
    <w:p w14:paraId="48875C23" w14:textId="77777777" w:rsidR="00EE627B" w:rsidRDefault="00EE627B" w:rsidP="00EE627B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The date of recurrence was missing for 45 (1.1%) patients, whilst it was indicated that recurrence did occur within the follow-up time. The majority of these patients were from centre D (42 patients, 7.4%), two patients from centre B (0.1%), and one patient from centre A (0.1%). The time-to-recurr</w:t>
      </w:r>
      <w:bookmarkStart w:id="3830" w:name="_GoBack"/>
      <w:bookmarkEnd w:id="3830"/>
      <w:r>
        <w:rPr>
          <w:rFonts w:ascii="Arial" w:hAnsi="Arial" w:cs="Arial"/>
          <w:lang w:val="en-GB"/>
        </w:rPr>
        <w:t>ence for these 45 patients was imputed using single imputation.</w:t>
      </w:r>
    </w:p>
    <w:p w14:paraId="2715FAA3" w14:textId="77777777" w:rsidR="00EE627B" w:rsidRDefault="00EE627B" w:rsidP="0059475E">
      <w:pPr>
        <w:spacing w:after="0" w:line="240" w:lineRule="auto"/>
        <w:rPr>
          <w:rFonts w:ascii="Arial" w:hAnsi="Arial" w:cs="Arial"/>
          <w:lang w:val="en-GB"/>
        </w:rPr>
      </w:pPr>
    </w:p>
    <w:p w14:paraId="722BC04C" w14:textId="76FB66ED" w:rsidR="005C066E" w:rsidRPr="005B2974" w:rsidRDefault="005C066E" w:rsidP="0059475E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t>Association between linear predictors of recurrence and MSM was even stronger / was of the same size (calibration slope: 1.1</w:t>
      </w:r>
      <w:ins w:id="3831" w:author="C.H.M. Maas" w:date="2022-06-20T11:49:00Z">
        <w:r w:rsidR="00855C19">
          <w:rPr>
            <w:rFonts w:ascii="Arial" w:hAnsi="Arial" w:cs="Arial"/>
            <w:lang w:val="en-GB"/>
          </w:rPr>
          <w:t>4</w:t>
        </w:r>
      </w:ins>
      <w:del w:id="3832" w:author="C.H.M. Maas" w:date="2022-06-20T11:49:00Z">
        <w:r w:rsidRPr="005B2974" w:rsidDel="00855C19">
          <w:rPr>
            <w:rFonts w:ascii="Arial" w:hAnsi="Arial" w:cs="Arial"/>
            <w:lang w:val="en-GB"/>
          </w:rPr>
          <w:delText>0</w:delText>
        </w:r>
      </w:del>
      <w:r w:rsidRPr="005B2974">
        <w:rPr>
          <w:rFonts w:ascii="Arial" w:hAnsi="Arial" w:cs="Arial"/>
          <w:lang w:val="en-GB"/>
        </w:rPr>
        <w:t xml:space="preserve"> [1.0</w:t>
      </w:r>
      <w:ins w:id="3833" w:author="C.H.M. Maas" w:date="2022-06-20T11:50:00Z">
        <w:r w:rsidR="00855C19">
          <w:rPr>
            <w:rFonts w:ascii="Arial" w:hAnsi="Arial" w:cs="Arial"/>
            <w:lang w:val="en-GB"/>
          </w:rPr>
          <w:t>3</w:t>
        </w:r>
      </w:ins>
      <w:del w:id="3834" w:author="C.H.M. Maas" w:date="2022-06-20T11:50:00Z">
        <w:r w:rsidRPr="005B2974" w:rsidDel="00855C19">
          <w:rPr>
            <w:rFonts w:ascii="Arial" w:hAnsi="Arial" w:cs="Arial"/>
            <w:lang w:val="en-GB"/>
          </w:rPr>
          <w:delText>0</w:delText>
        </w:r>
      </w:del>
      <w:r w:rsidRPr="005B2974">
        <w:rPr>
          <w:rFonts w:ascii="Arial" w:hAnsi="Arial" w:cs="Arial"/>
          <w:lang w:val="en-GB"/>
        </w:rPr>
        <w:t>; 1.2</w:t>
      </w:r>
      <w:ins w:id="3835" w:author="C.H.M. Maas" w:date="2022-06-20T11:50:00Z">
        <w:r w:rsidR="00855C19">
          <w:rPr>
            <w:rFonts w:ascii="Arial" w:hAnsi="Arial" w:cs="Arial"/>
            <w:lang w:val="en-GB"/>
          </w:rPr>
          <w:t>5</w:t>
        </w:r>
      </w:ins>
      <w:del w:id="3836" w:author="C.H.M. Maas" w:date="2022-06-20T11:50:00Z">
        <w:r w:rsidRPr="005B2974" w:rsidDel="00855C19">
          <w:rPr>
            <w:rFonts w:ascii="Arial" w:hAnsi="Arial" w:cs="Arial"/>
            <w:lang w:val="en-GB"/>
          </w:rPr>
          <w:delText>0</w:delText>
        </w:r>
      </w:del>
      <w:r w:rsidRPr="005B2974">
        <w:rPr>
          <w:rFonts w:ascii="Arial" w:hAnsi="Arial" w:cs="Arial"/>
          <w:lang w:val="en-GB"/>
        </w:rPr>
        <w:t>]).</w:t>
      </w:r>
    </w:p>
    <w:p w14:paraId="76F22B26" w14:textId="205AAB66" w:rsidR="005C066E" w:rsidRPr="005B2974" w:rsidDel="006A4BE4" w:rsidRDefault="005C066E" w:rsidP="008950EC">
      <w:pPr>
        <w:spacing w:after="0" w:line="240" w:lineRule="auto"/>
        <w:rPr>
          <w:del w:id="3837" w:author="C.H.M. Maas [2]" w:date="2022-06-17T13:22:00Z"/>
          <w:rFonts w:ascii="Arial" w:hAnsi="Arial" w:cs="Arial"/>
          <w:lang w:val="en-GB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4"/>
        <w:gridCol w:w="603"/>
        <w:gridCol w:w="675"/>
        <w:gridCol w:w="146"/>
        <w:gridCol w:w="508"/>
        <w:gridCol w:w="848"/>
      </w:tblGrid>
      <w:tr w:rsidR="0049607B" w:rsidRPr="00E32C4C" w:rsidDel="006A4BE4" w14:paraId="1A4CBF14" w14:textId="593D992C" w:rsidTr="003E26A7">
        <w:trPr>
          <w:trHeight w:val="300"/>
          <w:del w:id="3838" w:author="C.H.M. Maas [2]" w:date="2022-06-17T13:22:00Z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6B3B4" w14:textId="349B47BA" w:rsidR="0049607B" w:rsidRPr="00D55C77" w:rsidDel="006A4BE4" w:rsidRDefault="0049607B" w:rsidP="005C066E">
            <w:pPr>
              <w:spacing w:after="0" w:line="240" w:lineRule="auto"/>
              <w:rPr>
                <w:del w:id="3839" w:author="C.H.M. Maas [2]" w:date="2022-06-17T13:22:00Z"/>
                <w:rFonts w:ascii="Arial" w:eastAsia="Times New Roman" w:hAnsi="Arial" w:cs="Arial"/>
                <w:color w:val="000000"/>
                <w:lang w:val="en-US" w:eastAsia="nl-NL"/>
              </w:rPr>
            </w:pPr>
            <w:commentRangeStart w:id="3840"/>
            <w:del w:id="3841" w:author="C.H.M. Maas [2]" w:date="2022-06-17T13:22:00Z">
              <w:r w:rsidRPr="00D55C77" w:rsidDel="006A4BE4">
                <w:rPr>
                  <w:rFonts w:ascii="Arial" w:eastAsia="Times New Roman" w:hAnsi="Arial" w:cs="Arial"/>
                  <w:color w:val="000000"/>
                  <w:lang w:val="en-US" w:eastAsia="nl-NL"/>
                </w:rPr>
                <w:delText> 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8E89D" w14:textId="5BEEA691" w:rsidR="0049607B" w:rsidRPr="004E0AC8" w:rsidDel="006A4BE4" w:rsidRDefault="0049607B" w:rsidP="005C066E">
            <w:pPr>
              <w:spacing w:after="0" w:line="240" w:lineRule="auto"/>
              <w:rPr>
                <w:del w:id="3842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43" w:author="C.H.M. Maas" w:date="2022-06-17T13:25:00Z">
                  <w:rPr>
                    <w:del w:id="3844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45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46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Recurrence</w:delText>
              </w:r>
            </w:del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49CB242F" w14:textId="6D78DCF8" w:rsidR="0049607B" w:rsidRPr="004E0AC8" w:rsidDel="006A4BE4" w:rsidRDefault="0049607B" w:rsidP="005C066E">
            <w:pPr>
              <w:spacing w:after="0" w:line="240" w:lineRule="auto"/>
              <w:rPr>
                <w:del w:id="3847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48" w:author="C.H.M. Maas" w:date="2022-06-17T13:25:00Z">
                  <w:rPr>
                    <w:del w:id="3849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A0C25A" w14:textId="3D1B3E9B" w:rsidR="0049607B" w:rsidRPr="004E0AC8" w:rsidDel="006A4BE4" w:rsidRDefault="0049607B" w:rsidP="005C066E">
            <w:pPr>
              <w:spacing w:after="0" w:line="240" w:lineRule="auto"/>
              <w:rPr>
                <w:del w:id="3850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51" w:author="C.H.M. Maas" w:date="2022-06-17T13:25:00Z">
                  <w:rPr>
                    <w:del w:id="3852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53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54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MSM</w:delText>
              </w:r>
            </w:del>
          </w:p>
        </w:tc>
      </w:tr>
      <w:tr w:rsidR="0049607B" w:rsidRPr="00E32C4C" w:rsidDel="006A4BE4" w14:paraId="240CD1A3" w14:textId="0E4C71E8" w:rsidTr="003E26A7">
        <w:trPr>
          <w:trHeight w:val="300"/>
          <w:del w:id="3855" w:author="C.H.M. Maas [2]" w:date="2022-06-17T13:22:00Z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B2794" w14:textId="08C74223" w:rsidR="0049607B" w:rsidRPr="004E0AC8" w:rsidDel="006A4BE4" w:rsidRDefault="0049607B" w:rsidP="005C066E">
            <w:pPr>
              <w:spacing w:after="0" w:line="240" w:lineRule="auto"/>
              <w:rPr>
                <w:del w:id="3856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57" w:author="C.H.M. Maas" w:date="2022-06-17T13:25:00Z">
                  <w:rPr>
                    <w:del w:id="3858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59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60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 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A0CEB" w14:textId="563981EC" w:rsidR="0049607B" w:rsidRPr="004E0AC8" w:rsidDel="006A4BE4" w:rsidRDefault="0049607B" w:rsidP="005C066E">
            <w:pPr>
              <w:spacing w:after="0" w:line="240" w:lineRule="auto"/>
              <w:rPr>
                <w:del w:id="3861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62" w:author="C.H.M. Maas" w:date="2022-06-17T13:25:00Z">
                  <w:rPr>
                    <w:del w:id="3863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64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65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0E5708" w14:textId="0DC633F4" w:rsidR="0049607B" w:rsidRPr="004E0AC8" w:rsidDel="006A4BE4" w:rsidRDefault="0049607B" w:rsidP="005C066E">
            <w:pPr>
              <w:spacing w:after="0" w:line="240" w:lineRule="auto"/>
              <w:rPr>
                <w:del w:id="3866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67" w:author="C.H.M. Maas" w:date="2022-06-17T13:25:00Z">
                  <w:rPr>
                    <w:del w:id="3868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69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70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%</w:delText>
              </w:r>
            </w:del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2944127A" w14:textId="07C3C487" w:rsidR="0049607B" w:rsidRPr="004E0AC8" w:rsidDel="006A4BE4" w:rsidRDefault="0049607B" w:rsidP="005C066E">
            <w:pPr>
              <w:spacing w:after="0" w:line="240" w:lineRule="auto"/>
              <w:rPr>
                <w:del w:id="3871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72" w:author="C.H.M. Maas" w:date="2022-06-17T13:25:00Z">
                  <w:rPr>
                    <w:del w:id="3873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2DA892" w14:textId="34B1C70D" w:rsidR="0049607B" w:rsidRPr="004E0AC8" w:rsidDel="006A4BE4" w:rsidRDefault="0049607B" w:rsidP="005C066E">
            <w:pPr>
              <w:spacing w:after="0" w:line="240" w:lineRule="auto"/>
              <w:rPr>
                <w:del w:id="3874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75" w:author="C.H.M. Maas" w:date="2022-06-17T13:25:00Z">
                  <w:rPr>
                    <w:del w:id="3876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77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78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8BAA3" w14:textId="395F0B97" w:rsidR="0049607B" w:rsidRPr="004E0AC8" w:rsidDel="006A4BE4" w:rsidRDefault="0049607B" w:rsidP="005C066E">
            <w:pPr>
              <w:spacing w:after="0" w:line="240" w:lineRule="auto"/>
              <w:rPr>
                <w:del w:id="3879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80" w:author="C.H.M. Maas" w:date="2022-06-17T13:25:00Z">
                  <w:rPr>
                    <w:del w:id="3881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82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83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%</w:delText>
              </w:r>
            </w:del>
          </w:p>
        </w:tc>
      </w:tr>
      <w:tr w:rsidR="0049607B" w:rsidRPr="00E32C4C" w:rsidDel="006A4BE4" w14:paraId="74AF4B52" w14:textId="107F4289" w:rsidTr="003E26A7">
        <w:trPr>
          <w:trHeight w:val="300"/>
          <w:del w:id="3884" w:author="C.H.M. Maas [2]" w:date="2022-06-17T13:22:00Z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2C90" w14:textId="2B7416FE" w:rsidR="0049607B" w:rsidRPr="004E0AC8" w:rsidDel="006A4BE4" w:rsidRDefault="0049607B" w:rsidP="005C066E">
            <w:pPr>
              <w:spacing w:after="0" w:line="240" w:lineRule="auto"/>
              <w:rPr>
                <w:del w:id="3885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86" w:author="C.H.M. Maas" w:date="2022-06-17T13:25:00Z">
                  <w:rPr>
                    <w:del w:id="3887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88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89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All</w:delText>
              </w:r>
              <w:r w:rsidR="000E3F2A"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90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 xml:space="preserve"> patients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15BB1" w14:textId="42F82886" w:rsidR="0049607B" w:rsidRPr="004E0AC8" w:rsidDel="006A4BE4" w:rsidRDefault="0049607B" w:rsidP="005C066E">
            <w:pPr>
              <w:spacing w:after="0" w:line="240" w:lineRule="auto"/>
              <w:rPr>
                <w:del w:id="3891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92" w:author="C.H.M. Maas" w:date="2022-06-17T13:25:00Z">
                  <w:rPr>
                    <w:del w:id="3893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94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895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862</w:delText>
              </w:r>
            </w:del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64CC" w14:textId="7C65D700" w:rsidR="0049607B" w:rsidRPr="004E0AC8" w:rsidDel="006A4BE4" w:rsidRDefault="0049607B" w:rsidP="005C066E">
            <w:pPr>
              <w:spacing w:after="0" w:line="240" w:lineRule="auto"/>
              <w:rPr>
                <w:del w:id="3896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897" w:author="C.H.M. Maas" w:date="2022-06-17T13:25:00Z">
                  <w:rPr>
                    <w:del w:id="3898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899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00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21.2</w:delText>
              </w:r>
            </w:del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28C042DD" w14:textId="69F62265" w:rsidR="0049607B" w:rsidRPr="004E0AC8" w:rsidDel="006A4BE4" w:rsidRDefault="0049607B" w:rsidP="005C066E">
            <w:pPr>
              <w:spacing w:after="0" w:line="240" w:lineRule="auto"/>
              <w:rPr>
                <w:del w:id="3901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02" w:author="C.H.M. Maas" w:date="2022-06-17T13:25:00Z">
                  <w:rPr>
                    <w:del w:id="3903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2DB99" w14:textId="645BE213" w:rsidR="0049607B" w:rsidRPr="004E0AC8" w:rsidDel="006A4BE4" w:rsidRDefault="0049607B" w:rsidP="005C066E">
            <w:pPr>
              <w:spacing w:after="0" w:line="240" w:lineRule="auto"/>
              <w:rPr>
                <w:del w:id="3904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05" w:author="C.H.M. Maas" w:date="2022-06-17T13:25:00Z">
                  <w:rPr>
                    <w:del w:id="3906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07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08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504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4F3A" w14:textId="074F83C8" w:rsidR="0049607B" w:rsidRPr="004E0AC8" w:rsidDel="006A4BE4" w:rsidRDefault="0049607B" w:rsidP="005C066E">
            <w:pPr>
              <w:spacing w:after="0" w:line="240" w:lineRule="auto"/>
              <w:rPr>
                <w:del w:id="3909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10" w:author="C.H.M. Maas" w:date="2022-06-17T13:25:00Z">
                  <w:rPr>
                    <w:del w:id="3911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12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13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12.4</w:delText>
              </w:r>
            </w:del>
          </w:p>
        </w:tc>
      </w:tr>
      <w:tr w:rsidR="0049607B" w:rsidRPr="00E32C4C" w:rsidDel="006A4BE4" w14:paraId="5F6D972A" w14:textId="5A99DFED" w:rsidTr="003E26A7">
        <w:trPr>
          <w:trHeight w:val="300"/>
          <w:del w:id="3914" w:author="C.H.M. Maas [2]" w:date="2022-06-17T13:22:00Z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6E2C" w14:textId="0C7B0D73" w:rsidR="0049607B" w:rsidRPr="004E0AC8" w:rsidDel="006A4BE4" w:rsidRDefault="0049607B" w:rsidP="005C066E">
            <w:pPr>
              <w:spacing w:after="0" w:line="240" w:lineRule="auto"/>
              <w:rPr>
                <w:del w:id="3915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16" w:author="C.H.M. Maas" w:date="2022-06-17T13:25:00Z">
                  <w:rPr>
                    <w:del w:id="3917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18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19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Positive SN status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3852" w14:textId="3C78F060" w:rsidR="0049607B" w:rsidRPr="004E0AC8" w:rsidDel="006A4BE4" w:rsidRDefault="0049607B" w:rsidP="005C066E">
            <w:pPr>
              <w:spacing w:after="0" w:line="240" w:lineRule="auto"/>
              <w:rPr>
                <w:del w:id="3920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21" w:author="C.H.M. Maas" w:date="2022-06-17T13:25:00Z">
                  <w:rPr>
                    <w:del w:id="3922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23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24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363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16D51" w14:textId="521C8588" w:rsidR="0049607B" w:rsidRPr="004E0AC8" w:rsidDel="006A4BE4" w:rsidRDefault="0049607B" w:rsidP="005C066E">
            <w:pPr>
              <w:spacing w:after="0" w:line="240" w:lineRule="auto"/>
              <w:rPr>
                <w:del w:id="3925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26" w:author="C.H.M. Maas" w:date="2022-06-17T13:25:00Z">
                  <w:rPr>
                    <w:del w:id="3927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28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29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40.8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526D9" w14:textId="2B3B9D2E" w:rsidR="0049607B" w:rsidRPr="004E0AC8" w:rsidDel="006A4BE4" w:rsidRDefault="0049607B" w:rsidP="005C066E">
            <w:pPr>
              <w:spacing w:after="0" w:line="240" w:lineRule="auto"/>
              <w:rPr>
                <w:del w:id="3930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31" w:author="C.H.M. Maas" w:date="2022-06-17T13:25:00Z">
                  <w:rPr>
                    <w:del w:id="3932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B99DC" w14:textId="764AA8A0" w:rsidR="0049607B" w:rsidRPr="004E0AC8" w:rsidDel="006A4BE4" w:rsidRDefault="0049607B" w:rsidP="005C066E">
            <w:pPr>
              <w:spacing w:after="0" w:line="240" w:lineRule="auto"/>
              <w:rPr>
                <w:del w:id="3933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34" w:author="C.H.M. Maas" w:date="2022-06-17T13:25:00Z">
                  <w:rPr>
                    <w:del w:id="3935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36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37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221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A7A2A" w14:textId="4ABD48AD" w:rsidR="0049607B" w:rsidRPr="004E0AC8" w:rsidDel="006A4BE4" w:rsidRDefault="0049607B" w:rsidP="005C066E">
            <w:pPr>
              <w:spacing w:after="0" w:line="240" w:lineRule="auto"/>
              <w:rPr>
                <w:del w:id="3938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39" w:author="C.H.M. Maas" w:date="2022-06-17T13:25:00Z">
                  <w:rPr>
                    <w:del w:id="3940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41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42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24.9</w:delText>
              </w:r>
            </w:del>
          </w:p>
        </w:tc>
      </w:tr>
      <w:tr w:rsidR="0049607B" w:rsidRPr="00E32C4C" w:rsidDel="006A4BE4" w14:paraId="495C7EC7" w14:textId="4F81A9BD" w:rsidTr="003E26A7">
        <w:trPr>
          <w:trHeight w:val="300"/>
          <w:del w:id="3943" w:author="C.H.M. Maas [2]" w:date="2022-06-17T13:22:00Z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D147B" w14:textId="4709689A" w:rsidR="0049607B" w:rsidRPr="004E0AC8" w:rsidDel="006A4BE4" w:rsidRDefault="0049607B" w:rsidP="005C066E">
            <w:pPr>
              <w:spacing w:after="0" w:line="240" w:lineRule="auto"/>
              <w:rPr>
                <w:del w:id="3944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45" w:author="C.H.M. Maas" w:date="2022-06-17T13:25:00Z">
                  <w:rPr>
                    <w:del w:id="3946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47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48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Negative SN status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176D94" w14:textId="1B4340B2" w:rsidR="0049607B" w:rsidRPr="004E0AC8" w:rsidDel="006A4BE4" w:rsidRDefault="0049607B" w:rsidP="005C066E">
            <w:pPr>
              <w:spacing w:after="0" w:line="240" w:lineRule="auto"/>
              <w:rPr>
                <w:del w:id="3949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50" w:author="C.H.M. Maas" w:date="2022-06-17T13:25:00Z">
                  <w:rPr>
                    <w:del w:id="3951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52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53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499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397C2" w14:textId="21427902" w:rsidR="0049607B" w:rsidRPr="004E0AC8" w:rsidDel="006A4BE4" w:rsidRDefault="0049607B" w:rsidP="005C066E">
            <w:pPr>
              <w:spacing w:after="0" w:line="240" w:lineRule="auto"/>
              <w:rPr>
                <w:del w:id="3954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55" w:author="C.H.M. Maas" w:date="2022-06-17T13:25:00Z">
                  <w:rPr>
                    <w:del w:id="3956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57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58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15.7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194492" w14:textId="0E28FFFF" w:rsidR="0049607B" w:rsidRPr="004E0AC8" w:rsidDel="006A4BE4" w:rsidRDefault="0049607B" w:rsidP="005C066E">
            <w:pPr>
              <w:spacing w:after="0" w:line="240" w:lineRule="auto"/>
              <w:rPr>
                <w:del w:id="3959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60" w:author="C.H.M. Maas" w:date="2022-06-17T13:25:00Z">
                  <w:rPr>
                    <w:del w:id="3961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1FB3D" w14:textId="2E6C06F5" w:rsidR="0049607B" w:rsidRPr="004E0AC8" w:rsidDel="006A4BE4" w:rsidRDefault="0049607B" w:rsidP="005C066E">
            <w:pPr>
              <w:spacing w:after="0" w:line="240" w:lineRule="auto"/>
              <w:rPr>
                <w:del w:id="3962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63" w:author="C.H.M. Maas" w:date="2022-06-17T13:25:00Z">
                  <w:rPr>
                    <w:del w:id="3964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65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66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283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04679" w14:textId="64BD5C0F" w:rsidR="0049607B" w:rsidRPr="004E0AC8" w:rsidDel="006A4BE4" w:rsidRDefault="0049607B" w:rsidP="005C066E">
            <w:pPr>
              <w:spacing w:after="0" w:line="240" w:lineRule="auto"/>
              <w:rPr>
                <w:del w:id="3967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3968" w:author="C.H.M. Maas" w:date="2022-06-17T13:25:00Z">
                  <w:rPr>
                    <w:del w:id="3969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3970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3971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8.9</w:delText>
              </w:r>
              <w:commentRangeEnd w:id="3840"/>
              <w:r w:rsidR="004E1546" w:rsidDel="006A4BE4">
                <w:rPr>
                  <w:rStyle w:val="CommentReference"/>
                </w:rPr>
                <w:commentReference w:id="3840"/>
              </w:r>
            </w:del>
          </w:p>
        </w:tc>
      </w:tr>
    </w:tbl>
    <w:p w14:paraId="088EA2C7" w14:textId="3C59AA9A" w:rsidR="00847FEF" w:rsidRDefault="00847FEF" w:rsidP="008950EC">
      <w:pPr>
        <w:spacing w:after="0" w:line="240" w:lineRule="auto"/>
        <w:rPr>
          <w:ins w:id="3972" w:author="C.H.M. Maas [2]" w:date="2022-06-17T13:22:00Z"/>
          <w:rFonts w:ascii="Arial" w:hAnsi="Arial" w:cs="Arial"/>
          <w:lang w:val="en-GB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3973" w:author="Carolien Maas" w:date="2022-06-20T14:14:00Z">
          <w:tblPr>
            <w:tblW w:w="0" w:type="auto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009"/>
        <w:gridCol w:w="630"/>
        <w:gridCol w:w="691"/>
        <w:gridCol w:w="1681"/>
        <w:gridCol w:w="3270"/>
        <w:tblGridChange w:id="3974">
          <w:tblGrid>
            <w:gridCol w:w="1009"/>
            <w:gridCol w:w="630"/>
            <w:gridCol w:w="764"/>
            <w:gridCol w:w="1681"/>
            <w:gridCol w:w="3270"/>
          </w:tblGrid>
        </w:tblGridChange>
      </w:tblGrid>
      <w:tr w:rsidR="00F22C93" w:rsidRPr="00F22C93" w14:paraId="5C1C002E" w14:textId="77777777" w:rsidTr="0067719E">
        <w:trPr>
          <w:trHeight w:val="20"/>
          <w:ins w:id="3975" w:author="C.H.M. Maas [2]" w:date="2022-06-17T13:22:00Z"/>
          <w:trPrChange w:id="3976" w:author="Carolien Maas" w:date="2022-06-20T14:14:00Z">
            <w:trPr>
              <w:trHeight w:val="113"/>
            </w:trPr>
          </w:trPrChange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  <w:tcPrChange w:id="3977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C3C631A" w14:textId="7C4C412D" w:rsidR="006A4BE4" w:rsidRPr="00F22C93" w:rsidRDefault="006A4BE4" w:rsidP="0067719E">
            <w:pPr>
              <w:spacing w:after="0" w:line="240" w:lineRule="auto"/>
              <w:rPr>
                <w:ins w:id="3978" w:author="C.H.M. Maas [2]" w:date="2022-06-17T13:22:00Z"/>
                <w:rFonts w:ascii="Arial" w:eastAsia="Times New Roman" w:hAnsi="Arial" w:cs="Arial"/>
                <w:lang w:eastAsia="nl-NL"/>
                <w:rPrChange w:id="3979" w:author="C.H.M. Maas [2]" w:date="2022-06-17T13:23:00Z">
                  <w:rPr>
                    <w:ins w:id="3980" w:author="C.H.M. Maas [2]" w:date="2022-06-17T13:22:00Z"/>
                    <w:rFonts w:ascii="Times New Roman" w:eastAsia="Times New Roman" w:hAnsi="Times New Roman" w:cs="Times New Roman"/>
                    <w:sz w:val="24"/>
                    <w:szCs w:val="24"/>
                    <w:lang w:eastAsia="nl-NL"/>
                  </w:rPr>
                </w:rPrChange>
              </w:rPr>
              <w:pPrChange w:id="3981" w:author="Carolien Maas" w:date="2022-06-20T14:14:00Z">
                <w:pPr>
                  <w:spacing w:after="0" w:line="240" w:lineRule="auto"/>
                </w:pPr>
              </w:pPrChange>
            </w:pPr>
            <w:proofErr w:type="spellStart"/>
            <w:ins w:id="3982" w:author="C.H.M. Maas [2]" w:date="2022-06-17T13:23:00Z">
              <w:r w:rsidRPr="00F22C93">
                <w:rPr>
                  <w:rFonts w:ascii="Arial" w:eastAsia="Times New Roman" w:hAnsi="Arial" w:cs="Arial"/>
                  <w:lang w:eastAsia="nl-NL"/>
                  <w:rPrChange w:id="3983" w:author="C.H.M. Maas [2]" w:date="2022-06-17T13:23:00Z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nl-NL"/>
                    </w:rPr>
                  </w:rPrChange>
                </w:rPr>
                <w:t>Patients</w:t>
              </w:r>
            </w:ins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  <w:tcPrChange w:id="3984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3B2A055" w14:textId="0946C6B4" w:rsidR="006A4BE4" w:rsidRPr="00F22C93" w:rsidRDefault="006A4BE4" w:rsidP="0067719E">
            <w:pPr>
              <w:spacing w:after="0" w:line="240" w:lineRule="auto"/>
              <w:jc w:val="center"/>
              <w:rPr>
                <w:ins w:id="3985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3986" w:author="C.H.M. Maas [2]" w:date="2022-06-17T13:23:00Z">
                  <w:rPr>
                    <w:ins w:id="3987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3988" w:author="Carolien Maas" w:date="2022-06-20T14:14:00Z">
                <w:pPr>
                  <w:spacing w:after="0" w:line="240" w:lineRule="auto"/>
                </w:pPr>
              </w:pPrChange>
            </w:pPr>
            <w:ins w:id="3989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3990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N</w:t>
              </w:r>
            </w:ins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  <w:tcPrChange w:id="3991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6BDA616" w14:textId="0DC64FE4" w:rsidR="006A4BE4" w:rsidRPr="00F22C93" w:rsidRDefault="006A4BE4" w:rsidP="0067719E">
            <w:pPr>
              <w:spacing w:after="0" w:line="240" w:lineRule="auto"/>
              <w:jc w:val="center"/>
              <w:rPr>
                <w:ins w:id="3992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3993" w:author="C.H.M. Maas [2]" w:date="2022-06-17T13:23:00Z">
                  <w:rPr>
                    <w:ins w:id="3994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3995" w:author="Carolien Maas" w:date="2022-06-20T14:14:00Z">
                <w:pPr>
                  <w:spacing w:after="0" w:line="240" w:lineRule="auto"/>
                </w:pPr>
              </w:pPrChange>
            </w:pPr>
            <w:ins w:id="3996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3997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(%)</w:t>
              </w:r>
            </w:ins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  <w:tcPrChange w:id="3998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4995F3B" w14:textId="4AD47BFA" w:rsidR="006A4BE4" w:rsidRPr="00F22C93" w:rsidRDefault="006A4BE4" w:rsidP="0067719E">
            <w:pPr>
              <w:spacing w:after="0" w:line="240" w:lineRule="auto"/>
              <w:jc w:val="center"/>
              <w:rPr>
                <w:ins w:id="3999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00" w:author="C.H.M. Maas [2]" w:date="2022-06-17T13:23:00Z">
                  <w:rPr>
                    <w:ins w:id="4001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02" w:author="Carolien Maas" w:date="2022-06-20T14:14:00Z">
                <w:pPr>
                  <w:spacing w:after="0" w:line="240" w:lineRule="auto"/>
                </w:pPr>
              </w:pPrChange>
            </w:pPr>
            <w:proofErr w:type="spellStart"/>
            <w:ins w:id="4003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04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Recurrence</w:t>
              </w:r>
              <w:proofErr w:type="spellEnd"/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05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 xml:space="preserve"> (%)</w:t>
              </w:r>
            </w:ins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  <w:tcPrChange w:id="4006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AE7079E" w14:textId="5651BAB1" w:rsidR="006A4BE4" w:rsidRPr="00F22C93" w:rsidRDefault="006A4BE4" w:rsidP="0067719E">
            <w:pPr>
              <w:spacing w:after="0" w:line="240" w:lineRule="auto"/>
              <w:jc w:val="center"/>
              <w:rPr>
                <w:ins w:id="4007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08" w:author="C.H.M. Maas [2]" w:date="2022-06-17T13:23:00Z">
                  <w:rPr>
                    <w:ins w:id="4009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10" w:author="Carolien Maas" w:date="2022-06-20T14:14:00Z">
                <w:pPr>
                  <w:spacing w:after="0" w:line="240" w:lineRule="auto"/>
                </w:pPr>
              </w:pPrChange>
            </w:pPr>
            <w:proofErr w:type="spellStart"/>
            <w:ins w:id="4011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12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Melanoma-specific</w:t>
              </w:r>
              <w:proofErr w:type="spellEnd"/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13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 xml:space="preserve"> </w:t>
              </w:r>
              <w:proofErr w:type="spellStart"/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14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mortality</w:t>
              </w:r>
              <w:proofErr w:type="spellEnd"/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15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 xml:space="preserve"> (%)</w:t>
              </w:r>
            </w:ins>
          </w:p>
        </w:tc>
      </w:tr>
      <w:tr w:rsidR="00F22C93" w:rsidRPr="00F22C93" w14:paraId="308A7B0E" w14:textId="77777777" w:rsidTr="0067719E">
        <w:trPr>
          <w:trHeight w:val="20"/>
          <w:ins w:id="4016" w:author="C.H.M. Maas [2]" w:date="2022-06-17T13:22:00Z"/>
          <w:trPrChange w:id="4017" w:author="Carolien Maas" w:date="2022-06-20T14:14:00Z">
            <w:trPr>
              <w:trHeight w:val="113"/>
            </w:trPr>
          </w:trPrChange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  <w:tcPrChange w:id="4018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93FBF00" w14:textId="77777777" w:rsidR="006A4BE4" w:rsidRPr="00F22C93" w:rsidRDefault="006A4BE4" w:rsidP="0067719E">
            <w:pPr>
              <w:spacing w:after="0" w:line="240" w:lineRule="auto"/>
              <w:rPr>
                <w:ins w:id="4019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20" w:author="C.H.M. Maas [2]" w:date="2022-06-17T13:23:00Z">
                  <w:rPr>
                    <w:ins w:id="4021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22" w:author="Carolien Maas" w:date="2022-06-20T14:14:00Z">
                <w:pPr>
                  <w:spacing w:after="0" w:line="240" w:lineRule="auto"/>
                </w:pPr>
              </w:pPrChange>
            </w:pPr>
            <w:proofErr w:type="spellStart"/>
            <w:ins w:id="4023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24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All</w:t>
              </w:r>
              <w:proofErr w:type="spellEnd"/>
            </w:ins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  <w:tcPrChange w:id="4025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D8F381E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026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27" w:author="C.H.M. Maas [2]" w:date="2022-06-17T13:23:00Z">
                  <w:rPr>
                    <w:ins w:id="4028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29" w:author="Carolien Maas" w:date="2022-06-20T14:14:00Z">
                <w:pPr>
                  <w:spacing w:after="0" w:line="240" w:lineRule="auto"/>
                </w:pPr>
              </w:pPrChange>
            </w:pPr>
            <w:ins w:id="4030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31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4071</w:t>
              </w:r>
            </w:ins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  <w:tcPrChange w:id="4032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A68BDEC" w14:textId="3E091A89" w:rsidR="006A4BE4" w:rsidRPr="00F22C93" w:rsidRDefault="00977F1E" w:rsidP="0067719E">
            <w:pPr>
              <w:spacing w:after="0" w:line="240" w:lineRule="auto"/>
              <w:jc w:val="center"/>
              <w:rPr>
                <w:ins w:id="4033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34" w:author="C.H.M. Maas [2]" w:date="2022-06-17T13:23:00Z">
                  <w:rPr>
                    <w:ins w:id="4035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36" w:author="Carolien Maas" w:date="2022-06-20T14:14:00Z">
                <w:pPr>
                  <w:spacing w:after="0" w:line="240" w:lineRule="auto"/>
                </w:pPr>
              </w:pPrChange>
            </w:pPr>
            <w:ins w:id="4037" w:author="C.H.M. Maas [2]" w:date="2022-06-17T13:22:00Z">
              <w:r>
                <w:rPr>
                  <w:rFonts w:ascii="Arial" w:eastAsia="Times New Roman" w:hAnsi="Arial" w:cs="Arial"/>
                  <w:color w:val="000000"/>
                  <w:lang w:eastAsia="nl-NL"/>
                </w:rPr>
                <w:t>100</w:t>
              </w:r>
            </w:ins>
            <w:ins w:id="4038" w:author="C.H.M. Maas [2]" w:date="2022-06-17T13:24:00Z">
              <w:r w:rsidR="008A5EDE">
                <w:rPr>
                  <w:rFonts w:ascii="Arial" w:eastAsia="Times New Roman" w:hAnsi="Arial" w:cs="Arial"/>
                  <w:color w:val="000000"/>
                  <w:lang w:eastAsia="nl-NL"/>
                </w:rPr>
                <w:t>.0</w:t>
              </w:r>
            </w:ins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  <w:tcPrChange w:id="4039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F4AFD91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040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41" w:author="C.H.M. Maas [2]" w:date="2022-06-17T13:23:00Z">
                  <w:rPr>
                    <w:ins w:id="4042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43" w:author="Carolien Maas" w:date="2022-06-20T14:14:00Z">
                <w:pPr>
                  <w:spacing w:after="0" w:line="240" w:lineRule="auto"/>
                </w:pPr>
              </w:pPrChange>
            </w:pPr>
            <w:ins w:id="4044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45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24.5</w:t>
              </w:r>
            </w:ins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  <w:tcPrChange w:id="4046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AEEA706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047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48" w:author="C.H.M. Maas [2]" w:date="2022-06-17T13:23:00Z">
                  <w:rPr>
                    <w:ins w:id="4049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50" w:author="Carolien Maas" w:date="2022-06-20T14:14:00Z">
                <w:pPr>
                  <w:spacing w:after="0" w:line="240" w:lineRule="auto"/>
                </w:pPr>
              </w:pPrChange>
            </w:pPr>
            <w:ins w:id="4051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52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13.5</w:t>
              </w:r>
            </w:ins>
          </w:p>
        </w:tc>
      </w:tr>
      <w:tr w:rsidR="00F22C93" w:rsidRPr="00F22C93" w14:paraId="21A36FB2" w14:textId="77777777" w:rsidTr="0067719E">
        <w:trPr>
          <w:trHeight w:val="20"/>
          <w:ins w:id="4053" w:author="C.H.M. Maas [2]" w:date="2022-06-17T13:22:00Z"/>
          <w:trPrChange w:id="4054" w:author="Carolien Maas" w:date="2022-06-20T14:14:00Z">
            <w:trPr>
              <w:trHeight w:val="113"/>
            </w:trPr>
          </w:trPrChange>
        </w:trPr>
        <w:tc>
          <w:tcPr>
            <w:tcW w:w="0" w:type="auto"/>
            <w:shd w:val="clear" w:color="auto" w:fill="auto"/>
            <w:noWrap/>
            <w:hideMark/>
            <w:tcPrChange w:id="4055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B9F94E3" w14:textId="77777777" w:rsidR="006A4BE4" w:rsidRPr="00F22C93" w:rsidRDefault="006A4BE4" w:rsidP="0067719E">
            <w:pPr>
              <w:spacing w:after="0" w:line="240" w:lineRule="auto"/>
              <w:rPr>
                <w:ins w:id="4056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57" w:author="C.H.M. Maas [2]" w:date="2022-06-17T13:23:00Z">
                  <w:rPr>
                    <w:ins w:id="4058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59" w:author="Carolien Maas" w:date="2022-06-20T14:14:00Z">
                <w:pPr>
                  <w:spacing w:after="0" w:line="240" w:lineRule="auto"/>
                </w:pPr>
              </w:pPrChange>
            </w:pPr>
            <w:proofErr w:type="spellStart"/>
            <w:ins w:id="4060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61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Negative</w:t>
              </w:r>
              <w:proofErr w:type="spellEnd"/>
            </w:ins>
          </w:p>
        </w:tc>
        <w:tc>
          <w:tcPr>
            <w:tcW w:w="0" w:type="auto"/>
            <w:shd w:val="clear" w:color="auto" w:fill="auto"/>
            <w:noWrap/>
            <w:hideMark/>
            <w:tcPrChange w:id="4062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41FA946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063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64" w:author="C.H.M. Maas [2]" w:date="2022-06-17T13:23:00Z">
                  <w:rPr>
                    <w:ins w:id="4065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66" w:author="Carolien Maas" w:date="2022-06-20T14:14:00Z">
                <w:pPr>
                  <w:spacing w:after="0" w:line="240" w:lineRule="auto"/>
                </w:pPr>
              </w:pPrChange>
            </w:pPr>
            <w:ins w:id="4067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68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3182</w:t>
              </w:r>
            </w:ins>
          </w:p>
        </w:tc>
        <w:tc>
          <w:tcPr>
            <w:tcW w:w="0" w:type="auto"/>
            <w:shd w:val="clear" w:color="auto" w:fill="auto"/>
            <w:noWrap/>
            <w:hideMark/>
            <w:tcPrChange w:id="4069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DADAFFC" w14:textId="427E5BC2" w:rsidR="006A4BE4" w:rsidRPr="00F22C93" w:rsidRDefault="006A4BE4" w:rsidP="0067719E">
            <w:pPr>
              <w:spacing w:after="0" w:line="240" w:lineRule="auto"/>
              <w:jc w:val="center"/>
              <w:rPr>
                <w:ins w:id="4070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71" w:author="C.H.M. Maas [2]" w:date="2022-06-17T13:23:00Z">
                  <w:rPr>
                    <w:ins w:id="4072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73" w:author="Carolien Maas" w:date="2022-06-20T14:14:00Z">
                <w:pPr>
                  <w:spacing w:after="0" w:line="240" w:lineRule="auto"/>
                </w:pPr>
              </w:pPrChange>
            </w:pPr>
            <w:ins w:id="4074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75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78.2</w:t>
              </w:r>
            </w:ins>
          </w:p>
        </w:tc>
        <w:tc>
          <w:tcPr>
            <w:tcW w:w="0" w:type="auto"/>
            <w:shd w:val="clear" w:color="auto" w:fill="auto"/>
            <w:noWrap/>
            <w:hideMark/>
            <w:tcPrChange w:id="4076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B4509F2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077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78" w:author="C.H.M. Maas [2]" w:date="2022-06-17T13:23:00Z">
                  <w:rPr>
                    <w:ins w:id="4079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80" w:author="Carolien Maas" w:date="2022-06-20T14:14:00Z">
                <w:pPr>
                  <w:spacing w:after="0" w:line="240" w:lineRule="auto"/>
                </w:pPr>
              </w:pPrChange>
            </w:pPr>
            <w:ins w:id="4081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82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18.0</w:t>
              </w:r>
            </w:ins>
          </w:p>
        </w:tc>
        <w:tc>
          <w:tcPr>
            <w:tcW w:w="0" w:type="auto"/>
            <w:shd w:val="clear" w:color="auto" w:fill="auto"/>
            <w:noWrap/>
            <w:hideMark/>
            <w:tcPrChange w:id="4083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29B79FC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084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85" w:author="C.H.M. Maas [2]" w:date="2022-06-17T13:23:00Z">
                  <w:rPr>
                    <w:ins w:id="4086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87" w:author="Carolien Maas" w:date="2022-06-20T14:14:00Z">
                <w:pPr>
                  <w:spacing w:after="0" w:line="240" w:lineRule="auto"/>
                </w:pPr>
              </w:pPrChange>
            </w:pPr>
            <w:ins w:id="4088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89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8.9</w:t>
              </w:r>
            </w:ins>
          </w:p>
        </w:tc>
      </w:tr>
      <w:tr w:rsidR="00F22C93" w:rsidRPr="00F22C93" w14:paraId="258682D5" w14:textId="77777777" w:rsidTr="0067719E">
        <w:trPr>
          <w:trHeight w:val="20"/>
          <w:ins w:id="4090" w:author="C.H.M. Maas [2]" w:date="2022-06-17T13:22:00Z"/>
          <w:trPrChange w:id="4091" w:author="Carolien Maas" w:date="2022-06-20T14:14:00Z">
            <w:trPr>
              <w:trHeight w:val="113"/>
            </w:trPr>
          </w:trPrChange>
        </w:trPr>
        <w:tc>
          <w:tcPr>
            <w:tcW w:w="0" w:type="auto"/>
            <w:shd w:val="clear" w:color="auto" w:fill="auto"/>
            <w:noWrap/>
            <w:hideMark/>
            <w:tcPrChange w:id="4092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600CD85" w14:textId="77777777" w:rsidR="006A4BE4" w:rsidRPr="00F22C93" w:rsidRDefault="006A4BE4" w:rsidP="0067719E">
            <w:pPr>
              <w:spacing w:after="0" w:line="240" w:lineRule="auto"/>
              <w:rPr>
                <w:ins w:id="4093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094" w:author="C.H.M. Maas [2]" w:date="2022-06-17T13:23:00Z">
                  <w:rPr>
                    <w:ins w:id="4095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096" w:author="Carolien Maas" w:date="2022-06-20T14:14:00Z">
                <w:pPr>
                  <w:spacing w:after="0" w:line="240" w:lineRule="auto"/>
                </w:pPr>
              </w:pPrChange>
            </w:pPr>
            <w:proofErr w:type="spellStart"/>
            <w:ins w:id="4097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098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Positive</w:t>
              </w:r>
              <w:proofErr w:type="spellEnd"/>
            </w:ins>
          </w:p>
        </w:tc>
        <w:tc>
          <w:tcPr>
            <w:tcW w:w="0" w:type="auto"/>
            <w:shd w:val="clear" w:color="auto" w:fill="auto"/>
            <w:noWrap/>
            <w:hideMark/>
            <w:tcPrChange w:id="4099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7D9273B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100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101" w:author="C.H.M. Maas [2]" w:date="2022-06-17T13:23:00Z">
                  <w:rPr>
                    <w:ins w:id="4102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103" w:author="Carolien Maas" w:date="2022-06-20T14:14:00Z">
                <w:pPr>
                  <w:spacing w:after="0" w:line="240" w:lineRule="auto"/>
                </w:pPr>
              </w:pPrChange>
            </w:pPr>
            <w:ins w:id="4104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105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889</w:t>
              </w:r>
            </w:ins>
          </w:p>
        </w:tc>
        <w:tc>
          <w:tcPr>
            <w:tcW w:w="0" w:type="auto"/>
            <w:shd w:val="clear" w:color="auto" w:fill="auto"/>
            <w:noWrap/>
            <w:hideMark/>
            <w:tcPrChange w:id="4106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0C2D9F4" w14:textId="599B7211" w:rsidR="006A4BE4" w:rsidRPr="00F22C93" w:rsidRDefault="006A4BE4" w:rsidP="0067719E">
            <w:pPr>
              <w:spacing w:after="0" w:line="240" w:lineRule="auto"/>
              <w:jc w:val="center"/>
              <w:rPr>
                <w:ins w:id="4107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108" w:author="C.H.M. Maas [2]" w:date="2022-06-17T13:23:00Z">
                  <w:rPr>
                    <w:ins w:id="4109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110" w:author="Carolien Maas" w:date="2022-06-20T14:14:00Z">
                <w:pPr>
                  <w:spacing w:after="0" w:line="240" w:lineRule="auto"/>
                </w:pPr>
              </w:pPrChange>
            </w:pPr>
            <w:ins w:id="4111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112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21.8</w:t>
              </w:r>
            </w:ins>
          </w:p>
        </w:tc>
        <w:tc>
          <w:tcPr>
            <w:tcW w:w="0" w:type="auto"/>
            <w:shd w:val="clear" w:color="auto" w:fill="auto"/>
            <w:noWrap/>
            <w:hideMark/>
            <w:tcPrChange w:id="4113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E301F1C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114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115" w:author="C.H.M. Maas [2]" w:date="2022-06-17T13:23:00Z">
                  <w:rPr>
                    <w:ins w:id="4116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117" w:author="Carolien Maas" w:date="2022-06-20T14:14:00Z">
                <w:pPr>
                  <w:spacing w:after="0" w:line="240" w:lineRule="auto"/>
                </w:pPr>
              </w:pPrChange>
            </w:pPr>
            <w:ins w:id="4118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119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48.7</w:t>
              </w:r>
            </w:ins>
          </w:p>
        </w:tc>
        <w:tc>
          <w:tcPr>
            <w:tcW w:w="0" w:type="auto"/>
            <w:shd w:val="clear" w:color="auto" w:fill="auto"/>
            <w:noWrap/>
            <w:hideMark/>
            <w:tcPrChange w:id="4120" w:author="Carolien Maas" w:date="2022-06-20T14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7265B39" w14:textId="77777777" w:rsidR="006A4BE4" w:rsidRPr="00F22C93" w:rsidRDefault="006A4BE4" w:rsidP="0067719E">
            <w:pPr>
              <w:spacing w:after="0" w:line="240" w:lineRule="auto"/>
              <w:jc w:val="center"/>
              <w:rPr>
                <w:ins w:id="4121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4122" w:author="C.H.M. Maas [2]" w:date="2022-06-17T13:23:00Z">
                  <w:rPr>
                    <w:ins w:id="4123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  <w:pPrChange w:id="4124" w:author="Carolien Maas" w:date="2022-06-20T14:14:00Z">
                <w:pPr>
                  <w:spacing w:after="0" w:line="240" w:lineRule="auto"/>
                </w:pPr>
              </w:pPrChange>
            </w:pPr>
            <w:ins w:id="4125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4126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30.9</w:t>
              </w:r>
            </w:ins>
          </w:p>
        </w:tc>
      </w:tr>
    </w:tbl>
    <w:p w14:paraId="56F2A1D9" w14:textId="77777777" w:rsidR="006A4BE4" w:rsidRPr="005B2974" w:rsidRDefault="006A4BE4" w:rsidP="008950EC">
      <w:pPr>
        <w:spacing w:after="0" w:line="240" w:lineRule="auto"/>
        <w:rPr>
          <w:rFonts w:ascii="Arial" w:hAnsi="Arial" w:cs="Arial"/>
          <w:lang w:val="en-GB"/>
        </w:rPr>
        <w:sectPr w:rsidR="006A4BE4" w:rsidRPr="005B2974" w:rsidSect="006E41B0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14:paraId="182D9723" w14:textId="2E8D4566" w:rsidR="00B34A9D" w:rsidRPr="005B2974" w:rsidRDefault="00B34A9D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sectPr w:rsidR="00B34A9D" w:rsidRPr="005B2974" w:rsidSect="00DE6C90">
      <w:pgSz w:w="16838" w:h="11906" w:orient="landscape"/>
      <w:pgMar w:top="1418" w:right="1418" w:bottom="1418" w:left="1418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16" w:author="C.H.M. Maas" w:date="2022-06-20T13:15:00Z" w:initials="CM">
    <w:p w14:paraId="401164D8" w14:textId="08DD73F2" w:rsidR="00EA03FA" w:rsidRDefault="00EA03FA">
      <w:pPr>
        <w:pStyle w:val="CommentText"/>
      </w:pPr>
      <w:r>
        <w:rPr>
          <w:rStyle w:val="CommentReference"/>
        </w:rPr>
        <w:annotationRef/>
      </w:r>
      <w:r>
        <w:t xml:space="preserve">HR is effect op hazard voor elke additionele </w:t>
      </w:r>
      <w:proofErr w:type="spellStart"/>
      <w:r w:rsidR="003D4CAE">
        <w:t>negative</w:t>
      </w:r>
      <w:proofErr w:type="spellEnd"/>
      <w:r w:rsidR="003D4CAE">
        <w:t xml:space="preserve"> </w:t>
      </w:r>
      <w:r>
        <w:t>node</w:t>
      </w:r>
    </w:p>
  </w:comment>
  <w:comment w:id="880" w:author="C.H.M. Maas" w:date="2022-06-20T13:16:00Z" w:initials="CM">
    <w:p w14:paraId="5F799146" w14:textId="792F5CFA" w:rsidR="00EA03FA" w:rsidRDefault="00EA03F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HR is effect op hazard voor elke additionele </w:t>
      </w:r>
      <w:proofErr w:type="spellStart"/>
      <w:r>
        <w:t>positive</w:t>
      </w:r>
      <w:proofErr w:type="spellEnd"/>
      <w:r>
        <w:t xml:space="preserve"> node</w:t>
      </w:r>
    </w:p>
  </w:comment>
  <w:comment w:id="2601" w:author="C.H.M. Maas" w:date="2022-06-20T13:15:00Z" w:initials="CM">
    <w:p w14:paraId="4442CE05" w14:textId="77777777" w:rsidR="006158F9" w:rsidRDefault="006158F9">
      <w:pPr>
        <w:pStyle w:val="CommentText"/>
      </w:pPr>
      <w:r>
        <w:rPr>
          <w:rStyle w:val="CommentReference"/>
        </w:rPr>
        <w:annotationRef/>
      </w:r>
      <w:r>
        <w:t xml:space="preserve">HR is effect op hazard voor elke additionele </w:t>
      </w:r>
      <w:proofErr w:type="spellStart"/>
      <w:r>
        <w:t>negative</w:t>
      </w:r>
      <w:proofErr w:type="spellEnd"/>
      <w:r>
        <w:t xml:space="preserve"> node</w:t>
      </w:r>
    </w:p>
  </w:comment>
  <w:comment w:id="2669" w:author="C.H.M. Maas" w:date="2022-06-20T13:16:00Z" w:initials="CM">
    <w:p w14:paraId="2EF235F4" w14:textId="77777777" w:rsidR="006158F9" w:rsidRDefault="006158F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HR is effect op hazard voor elke additionele </w:t>
      </w:r>
      <w:proofErr w:type="spellStart"/>
      <w:r>
        <w:t>positive</w:t>
      </w:r>
      <w:proofErr w:type="spellEnd"/>
      <w:r>
        <w:t xml:space="preserve"> node</w:t>
      </w:r>
    </w:p>
  </w:comment>
  <w:comment w:id="3840" w:author="C.H.M. Maas [2]" w:date="2022-06-16T17:46:00Z" w:initials="CM">
    <w:p w14:paraId="52C19A50" w14:textId="1D45F31C" w:rsidR="004E1546" w:rsidRDefault="004E1546">
      <w:pPr>
        <w:pStyle w:val="CommentText"/>
      </w:pPr>
      <w:r>
        <w:rPr>
          <w:rStyle w:val="CommentReference"/>
        </w:rPr>
        <w:annotationRef/>
      </w:r>
      <w:r>
        <w:t>Kaplan-Meier van maken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01164D8" w15:done="0"/>
  <w15:commentEx w15:paraId="5F799146" w15:done="0"/>
  <w15:commentEx w15:paraId="4442CE05" w15:done="0"/>
  <w15:commentEx w15:paraId="2EF235F4" w15:done="0"/>
  <w15:commentEx w15:paraId="52C19A5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019D5"/>
    <w:multiLevelType w:val="hybridMultilevel"/>
    <w:tmpl w:val="BE543D38"/>
    <w:lvl w:ilvl="0" w:tplc="E592A7A4">
      <w:start w:val="20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93FE6"/>
    <w:multiLevelType w:val="hybridMultilevel"/>
    <w:tmpl w:val="F40CEFCA"/>
    <w:lvl w:ilvl="0" w:tplc="792AD494">
      <w:start w:val="1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318F3"/>
    <w:multiLevelType w:val="hybridMultilevel"/>
    <w:tmpl w:val="FC40D11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D653D"/>
    <w:multiLevelType w:val="hybridMultilevel"/>
    <w:tmpl w:val="A9FA51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74483"/>
    <w:multiLevelType w:val="hybridMultilevel"/>
    <w:tmpl w:val="E79C0EB2"/>
    <w:lvl w:ilvl="0" w:tplc="36E69A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F307E"/>
    <w:multiLevelType w:val="hybridMultilevel"/>
    <w:tmpl w:val="E3F48E30"/>
    <w:lvl w:ilvl="0" w:tplc="40F43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94AE0"/>
    <w:multiLevelType w:val="hybridMultilevel"/>
    <w:tmpl w:val="EE3C17A8"/>
    <w:lvl w:ilvl="0" w:tplc="16C26CB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B85AEA"/>
    <w:multiLevelType w:val="hybridMultilevel"/>
    <w:tmpl w:val="11E011C8"/>
    <w:lvl w:ilvl="0" w:tplc="B972F8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.H.M. Maas">
    <w15:presenceInfo w15:providerId="AD" w15:userId="S-1-5-21-932686498-1610486119-1155464205-289694"/>
  </w15:person>
  <w15:person w15:author="Carolien Maas">
    <w15:presenceInfo w15:providerId="AD" w15:userId="S-1-5-21-932686498-1610486119-1155464205-289694"/>
  </w15:person>
  <w15:person w15:author="C.H.M. Maas [2]">
    <w15:presenceInfo w15:providerId="None" w15:userId="C.H.M. Maa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attachedTemplate r:id="rId1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D0F"/>
    <w:rsid w:val="0000535C"/>
    <w:rsid w:val="00007A0A"/>
    <w:rsid w:val="00011FEB"/>
    <w:rsid w:val="000156B6"/>
    <w:rsid w:val="00015E31"/>
    <w:rsid w:val="0001672A"/>
    <w:rsid w:val="00020C31"/>
    <w:rsid w:val="00022435"/>
    <w:rsid w:val="00022D63"/>
    <w:rsid w:val="0002340D"/>
    <w:rsid w:val="00025FC9"/>
    <w:rsid w:val="00026ADF"/>
    <w:rsid w:val="00031439"/>
    <w:rsid w:val="00031625"/>
    <w:rsid w:val="00032817"/>
    <w:rsid w:val="0003334B"/>
    <w:rsid w:val="00034FF0"/>
    <w:rsid w:val="0004132C"/>
    <w:rsid w:val="00047475"/>
    <w:rsid w:val="00052A32"/>
    <w:rsid w:val="00052AF8"/>
    <w:rsid w:val="000539B8"/>
    <w:rsid w:val="00055312"/>
    <w:rsid w:val="00055B28"/>
    <w:rsid w:val="000577DD"/>
    <w:rsid w:val="0005797C"/>
    <w:rsid w:val="00061B19"/>
    <w:rsid w:val="00064127"/>
    <w:rsid w:val="00064E07"/>
    <w:rsid w:val="00065128"/>
    <w:rsid w:val="000660E4"/>
    <w:rsid w:val="000668C4"/>
    <w:rsid w:val="0007117E"/>
    <w:rsid w:val="00071784"/>
    <w:rsid w:val="00077B9F"/>
    <w:rsid w:val="00077E5D"/>
    <w:rsid w:val="000820AA"/>
    <w:rsid w:val="0008246C"/>
    <w:rsid w:val="00083AC3"/>
    <w:rsid w:val="00085B4A"/>
    <w:rsid w:val="00086FE4"/>
    <w:rsid w:val="00087D48"/>
    <w:rsid w:val="00090863"/>
    <w:rsid w:val="000919F0"/>
    <w:rsid w:val="00092C72"/>
    <w:rsid w:val="00096F10"/>
    <w:rsid w:val="000A1FA4"/>
    <w:rsid w:val="000A6C4A"/>
    <w:rsid w:val="000A7FE6"/>
    <w:rsid w:val="000B041B"/>
    <w:rsid w:val="000B0AA6"/>
    <w:rsid w:val="000B26CF"/>
    <w:rsid w:val="000B2975"/>
    <w:rsid w:val="000B4D17"/>
    <w:rsid w:val="000B5771"/>
    <w:rsid w:val="000B68BB"/>
    <w:rsid w:val="000B6922"/>
    <w:rsid w:val="000C018C"/>
    <w:rsid w:val="000C1C76"/>
    <w:rsid w:val="000C1F4A"/>
    <w:rsid w:val="000C48BF"/>
    <w:rsid w:val="000C63DE"/>
    <w:rsid w:val="000C690E"/>
    <w:rsid w:val="000D2A44"/>
    <w:rsid w:val="000D3E9F"/>
    <w:rsid w:val="000D7130"/>
    <w:rsid w:val="000D7FEB"/>
    <w:rsid w:val="000E3F2A"/>
    <w:rsid w:val="000E4359"/>
    <w:rsid w:val="000E659A"/>
    <w:rsid w:val="000E725F"/>
    <w:rsid w:val="000F2B44"/>
    <w:rsid w:val="000F50E9"/>
    <w:rsid w:val="000F5CA1"/>
    <w:rsid w:val="000F7441"/>
    <w:rsid w:val="00100798"/>
    <w:rsid w:val="0010124A"/>
    <w:rsid w:val="0010585B"/>
    <w:rsid w:val="00105D32"/>
    <w:rsid w:val="00110121"/>
    <w:rsid w:val="00111434"/>
    <w:rsid w:val="00116597"/>
    <w:rsid w:val="00117AD8"/>
    <w:rsid w:val="00120BD2"/>
    <w:rsid w:val="00123009"/>
    <w:rsid w:val="0012417B"/>
    <w:rsid w:val="00127049"/>
    <w:rsid w:val="00127A9B"/>
    <w:rsid w:val="0013193C"/>
    <w:rsid w:val="00133378"/>
    <w:rsid w:val="0013679E"/>
    <w:rsid w:val="00144675"/>
    <w:rsid w:val="0014475F"/>
    <w:rsid w:val="001469F1"/>
    <w:rsid w:val="0014712C"/>
    <w:rsid w:val="0015092B"/>
    <w:rsid w:val="00151D49"/>
    <w:rsid w:val="00151D96"/>
    <w:rsid w:val="0015754D"/>
    <w:rsid w:val="00160730"/>
    <w:rsid w:val="001619A1"/>
    <w:rsid w:val="00164655"/>
    <w:rsid w:val="0016690B"/>
    <w:rsid w:val="00171229"/>
    <w:rsid w:val="00171D40"/>
    <w:rsid w:val="00176882"/>
    <w:rsid w:val="001828B8"/>
    <w:rsid w:val="00183B18"/>
    <w:rsid w:val="001920FF"/>
    <w:rsid w:val="00192D2D"/>
    <w:rsid w:val="00197020"/>
    <w:rsid w:val="001A1C4F"/>
    <w:rsid w:val="001A5D0F"/>
    <w:rsid w:val="001A6943"/>
    <w:rsid w:val="001A7844"/>
    <w:rsid w:val="001A78AC"/>
    <w:rsid w:val="001A7F12"/>
    <w:rsid w:val="001B12BE"/>
    <w:rsid w:val="001B3709"/>
    <w:rsid w:val="001B4B2F"/>
    <w:rsid w:val="001B5B7B"/>
    <w:rsid w:val="001B762B"/>
    <w:rsid w:val="001C0823"/>
    <w:rsid w:val="001C1689"/>
    <w:rsid w:val="001C35A6"/>
    <w:rsid w:val="001C4C1E"/>
    <w:rsid w:val="001D0F70"/>
    <w:rsid w:val="001D325F"/>
    <w:rsid w:val="001D456A"/>
    <w:rsid w:val="001D56A5"/>
    <w:rsid w:val="001E1D87"/>
    <w:rsid w:val="001E22C6"/>
    <w:rsid w:val="001E4BE3"/>
    <w:rsid w:val="001F1066"/>
    <w:rsid w:val="001F1A29"/>
    <w:rsid w:val="001F1E61"/>
    <w:rsid w:val="001F7105"/>
    <w:rsid w:val="001F7DD3"/>
    <w:rsid w:val="00202FA3"/>
    <w:rsid w:val="00207CF8"/>
    <w:rsid w:val="00210D93"/>
    <w:rsid w:val="002117D3"/>
    <w:rsid w:val="0021252D"/>
    <w:rsid w:val="002145AE"/>
    <w:rsid w:val="002164BB"/>
    <w:rsid w:val="00220D11"/>
    <w:rsid w:val="0022111A"/>
    <w:rsid w:val="00221BF4"/>
    <w:rsid w:val="0022387A"/>
    <w:rsid w:val="00224B8B"/>
    <w:rsid w:val="002256FE"/>
    <w:rsid w:val="00226D42"/>
    <w:rsid w:val="002272B4"/>
    <w:rsid w:val="002304F5"/>
    <w:rsid w:val="00230530"/>
    <w:rsid w:val="00232957"/>
    <w:rsid w:val="00235480"/>
    <w:rsid w:val="00235E72"/>
    <w:rsid w:val="00236967"/>
    <w:rsid w:val="00236FA9"/>
    <w:rsid w:val="00237027"/>
    <w:rsid w:val="00243D52"/>
    <w:rsid w:val="0024573B"/>
    <w:rsid w:val="00245923"/>
    <w:rsid w:val="00246C33"/>
    <w:rsid w:val="00255040"/>
    <w:rsid w:val="002557E3"/>
    <w:rsid w:val="00256E48"/>
    <w:rsid w:val="00263121"/>
    <w:rsid w:val="0026365F"/>
    <w:rsid w:val="002647C9"/>
    <w:rsid w:val="00267A42"/>
    <w:rsid w:val="00271850"/>
    <w:rsid w:val="00273352"/>
    <w:rsid w:val="00274126"/>
    <w:rsid w:val="00274159"/>
    <w:rsid w:val="00276B7A"/>
    <w:rsid w:val="0028005D"/>
    <w:rsid w:val="002809AD"/>
    <w:rsid w:val="00282FDB"/>
    <w:rsid w:val="002848D1"/>
    <w:rsid w:val="002908DB"/>
    <w:rsid w:val="002908E4"/>
    <w:rsid w:val="00291BDA"/>
    <w:rsid w:val="0029242B"/>
    <w:rsid w:val="002958A7"/>
    <w:rsid w:val="002964F5"/>
    <w:rsid w:val="002A343A"/>
    <w:rsid w:val="002A4FAA"/>
    <w:rsid w:val="002B142D"/>
    <w:rsid w:val="002B1B37"/>
    <w:rsid w:val="002B1B85"/>
    <w:rsid w:val="002C181E"/>
    <w:rsid w:val="002D0E7C"/>
    <w:rsid w:val="002D3A4B"/>
    <w:rsid w:val="002D5706"/>
    <w:rsid w:val="002D6C00"/>
    <w:rsid w:val="002D6D29"/>
    <w:rsid w:val="002D7566"/>
    <w:rsid w:val="002D7674"/>
    <w:rsid w:val="002E18C5"/>
    <w:rsid w:val="002E3CEA"/>
    <w:rsid w:val="002E410A"/>
    <w:rsid w:val="002E4C54"/>
    <w:rsid w:val="002E5160"/>
    <w:rsid w:val="002F4B92"/>
    <w:rsid w:val="002F6EC7"/>
    <w:rsid w:val="0030160B"/>
    <w:rsid w:val="003037E0"/>
    <w:rsid w:val="0030590D"/>
    <w:rsid w:val="00306C8E"/>
    <w:rsid w:val="00313518"/>
    <w:rsid w:val="00317060"/>
    <w:rsid w:val="00321244"/>
    <w:rsid w:val="003240C8"/>
    <w:rsid w:val="00324158"/>
    <w:rsid w:val="00325317"/>
    <w:rsid w:val="00325955"/>
    <w:rsid w:val="00325E2D"/>
    <w:rsid w:val="00326EE5"/>
    <w:rsid w:val="0033160C"/>
    <w:rsid w:val="003325A0"/>
    <w:rsid w:val="00333A08"/>
    <w:rsid w:val="00336F53"/>
    <w:rsid w:val="00340060"/>
    <w:rsid w:val="00340778"/>
    <w:rsid w:val="00340C7E"/>
    <w:rsid w:val="00341034"/>
    <w:rsid w:val="00341AFB"/>
    <w:rsid w:val="00342EBF"/>
    <w:rsid w:val="003430FC"/>
    <w:rsid w:val="003466B1"/>
    <w:rsid w:val="00351965"/>
    <w:rsid w:val="0035601B"/>
    <w:rsid w:val="003561A8"/>
    <w:rsid w:val="00356968"/>
    <w:rsid w:val="0036064C"/>
    <w:rsid w:val="00371665"/>
    <w:rsid w:val="00375CA5"/>
    <w:rsid w:val="003762EF"/>
    <w:rsid w:val="00382526"/>
    <w:rsid w:val="00384E0E"/>
    <w:rsid w:val="0039050C"/>
    <w:rsid w:val="0039593E"/>
    <w:rsid w:val="003A606A"/>
    <w:rsid w:val="003A75E9"/>
    <w:rsid w:val="003B020F"/>
    <w:rsid w:val="003B16D6"/>
    <w:rsid w:val="003B3D6F"/>
    <w:rsid w:val="003B7725"/>
    <w:rsid w:val="003B7A63"/>
    <w:rsid w:val="003C0ED6"/>
    <w:rsid w:val="003C3203"/>
    <w:rsid w:val="003C4C31"/>
    <w:rsid w:val="003C6EC4"/>
    <w:rsid w:val="003D190D"/>
    <w:rsid w:val="003D4149"/>
    <w:rsid w:val="003D4CAE"/>
    <w:rsid w:val="003D4E75"/>
    <w:rsid w:val="003D50EE"/>
    <w:rsid w:val="003D5DE5"/>
    <w:rsid w:val="003E06E5"/>
    <w:rsid w:val="003E0B05"/>
    <w:rsid w:val="003E26A7"/>
    <w:rsid w:val="003E2D8F"/>
    <w:rsid w:val="003E32CA"/>
    <w:rsid w:val="003E402F"/>
    <w:rsid w:val="003E4493"/>
    <w:rsid w:val="003E44DE"/>
    <w:rsid w:val="003E589C"/>
    <w:rsid w:val="003F1F1B"/>
    <w:rsid w:val="003F29D2"/>
    <w:rsid w:val="003F2A98"/>
    <w:rsid w:val="003F2EDE"/>
    <w:rsid w:val="003F7C82"/>
    <w:rsid w:val="003F7FB1"/>
    <w:rsid w:val="00403FAC"/>
    <w:rsid w:val="0040559D"/>
    <w:rsid w:val="00405739"/>
    <w:rsid w:val="0040675F"/>
    <w:rsid w:val="0041149C"/>
    <w:rsid w:val="0041312A"/>
    <w:rsid w:val="00415D72"/>
    <w:rsid w:val="00417B41"/>
    <w:rsid w:val="00425356"/>
    <w:rsid w:val="00426DEB"/>
    <w:rsid w:val="00434209"/>
    <w:rsid w:val="00436C92"/>
    <w:rsid w:val="00436FC1"/>
    <w:rsid w:val="00437720"/>
    <w:rsid w:val="00437CDE"/>
    <w:rsid w:val="0044444F"/>
    <w:rsid w:val="00445D2D"/>
    <w:rsid w:val="00446A0A"/>
    <w:rsid w:val="00460AAF"/>
    <w:rsid w:val="00461665"/>
    <w:rsid w:val="00463795"/>
    <w:rsid w:val="00463D78"/>
    <w:rsid w:val="0047625A"/>
    <w:rsid w:val="004807F6"/>
    <w:rsid w:val="00481753"/>
    <w:rsid w:val="004917B8"/>
    <w:rsid w:val="0049217F"/>
    <w:rsid w:val="00493625"/>
    <w:rsid w:val="00493C42"/>
    <w:rsid w:val="00494B55"/>
    <w:rsid w:val="0049607B"/>
    <w:rsid w:val="004972DD"/>
    <w:rsid w:val="00497667"/>
    <w:rsid w:val="004A1C84"/>
    <w:rsid w:val="004A3741"/>
    <w:rsid w:val="004A41CE"/>
    <w:rsid w:val="004A506E"/>
    <w:rsid w:val="004C036E"/>
    <w:rsid w:val="004C256D"/>
    <w:rsid w:val="004C47A6"/>
    <w:rsid w:val="004D1A64"/>
    <w:rsid w:val="004E0AC8"/>
    <w:rsid w:val="004E1546"/>
    <w:rsid w:val="004E536B"/>
    <w:rsid w:val="004E579D"/>
    <w:rsid w:val="004F0FA4"/>
    <w:rsid w:val="004F1CBF"/>
    <w:rsid w:val="0050112A"/>
    <w:rsid w:val="005027B5"/>
    <w:rsid w:val="0051296F"/>
    <w:rsid w:val="00512D0A"/>
    <w:rsid w:val="0051340B"/>
    <w:rsid w:val="00513846"/>
    <w:rsid w:val="0051469C"/>
    <w:rsid w:val="0051600F"/>
    <w:rsid w:val="00516AF3"/>
    <w:rsid w:val="00520197"/>
    <w:rsid w:val="00522D24"/>
    <w:rsid w:val="00523F77"/>
    <w:rsid w:val="0053531D"/>
    <w:rsid w:val="00535C3A"/>
    <w:rsid w:val="00536931"/>
    <w:rsid w:val="005369D9"/>
    <w:rsid w:val="00541E84"/>
    <w:rsid w:val="005421E4"/>
    <w:rsid w:val="00544A14"/>
    <w:rsid w:val="005509E4"/>
    <w:rsid w:val="00552AF6"/>
    <w:rsid w:val="005532E9"/>
    <w:rsid w:val="00555549"/>
    <w:rsid w:val="00556633"/>
    <w:rsid w:val="00560DD9"/>
    <w:rsid w:val="00561CA0"/>
    <w:rsid w:val="00562333"/>
    <w:rsid w:val="00562455"/>
    <w:rsid w:val="00563EE3"/>
    <w:rsid w:val="005675B5"/>
    <w:rsid w:val="00567C98"/>
    <w:rsid w:val="00572F21"/>
    <w:rsid w:val="005734FA"/>
    <w:rsid w:val="00575022"/>
    <w:rsid w:val="00580B85"/>
    <w:rsid w:val="0058445A"/>
    <w:rsid w:val="00584C3C"/>
    <w:rsid w:val="00585675"/>
    <w:rsid w:val="0058619C"/>
    <w:rsid w:val="00587CA6"/>
    <w:rsid w:val="0059038E"/>
    <w:rsid w:val="00591AF6"/>
    <w:rsid w:val="00592646"/>
    <w:rsid w:val="00592A0E"/>
    <w:rsid w:val="0059475E"/>
    <w:rsid w:val="0059691A"/>
    <w:rsid w:val="00596950"/>
    <w:rsid w:val="005A0C33"/>
    <w:rsid w:val="005A16E8"/>
    <w:rsid w:val="005A21EE"/>
    <w:rsid w:val="005A2EB3"/>
    <w:rsid w:val="005A4ABA"/>
    <w:rsid w:val="005A5C84"/>
    <w:rsid w:val="005A7367"/>
    <w:rsid w:val="005A7D8D"/>
    <w:rsid w:val="005B070B"/>
    <w:rsid w:val="005B2974"/>
    <w:rsid w:val="005B38BB"/>
    <w:rsid w:val="005B421E"/>
    <w:rsid w:val="005B4F58"/>
    <w:rsid w:val="005B785D"/>
    <w:rsid w:val="005C066E"/>
    <w:rsid w:val="005C2F40"/>
    <w:rsid w:val="005C75D6"/>
    <w:rsid w:val="005D08D5"/>
    <w:rsid w:val="005D3EB2"/>
    <w:rsid w:val="005D5E3F"/>
    <w:rsid w:val="005D77AE"/>
    <w:rsid w:val="005E03EE"/>
    <w:rsid w:val="005E1460"/>
    <w:rsid w:val="005E27EF"/>
    <w:rsid w:val="005E3777"/>
    <w:rsid w:val="005E4C32"/>
    <w:rsid w:val="005E5017"/>
    <w:rsid w:val="005F0274"/>
    <w:rsid w:val="005F0528"/>
    <w:rsid w:val="005F38E8"/>
    <w:rsid w:val="005F3E20"/>
    <w:rsid w:val="00601DD2"/>
    <w:rsid w:val="00603B3C"/>
    <w:rsid w:val="0060647D"/>
    <w:rsid w:val="0061558F"/>
    <w:rsid w:val="006158F9"/>
    <w:rsid w:val="00620326"/>
    <w:rsid w:val="00621A07"/>
    <w:rsid w:val="00621A84"/>
    <w:rsid w:val="00621AF4"/>
    <w:rsid w:val="00626D58"/>
    <w:rsid w:val="00627251"/>
    <w:rsid w:val="00636073"/>
    <w:rsid w:val="00636851"/>
    <w:rsid w:val="00641AD6"/>
    <w:rsid w:val="0064245D"/>
    <w:rsid w:val="00643EF5"/>
    <w:rsid w:val="006440F3"/>
    <w:rsid w:val="006441B4"/>
    <w:rsid w:val="00647C7D"/>
    <w:rsid w:val="00650093"/>
    <w:rsid w:val="006504BF"/>
    <w:rsid w:val="006523FC"/>
    <w:rsid w:val="00652A2C"/>
    <w:rsid w:val="00654CF3"/>
    <w:rsid w:val="00656D26"/>
    <w:rsid w:val="00657796"/>
    <w:rsid w:val="006601B0"/>
    <w:rsid w:val="006641AC"/>
    <w:rsid w:val="00664533"/>
    <w:rsid w:val="00666707"/>
    <w:rsid w:val="00671F37"/>
    <w:rsid w:val="00672DF7"/>
    <w:rsid w:val="00675243"/>
    <w:rsid w:val="006753A7"/>
    <w:rsid w:val="00676A9C"/>
    <w:rsid w:val="0067719E"/>
    <w:rsid w:val="0067757C"/>
    <w:rsid w:val="006813F8"/>
    <w:rsid w:val="00683EBB"/>
    <w:rsid w:val="00685344"/>
    <w:rsid w:val="006875E3"/>
    <w:rsid w:val="00693ED4"/>
    <w:rsid w:val="00696FF9"/>
    <w:rsid w:val="006A100C"/>
    <w:rsid w:val="006A150C"/>
    <w:rsid w:val="006A2F02"/>
    <w:rsid w:val="006A4145"/>
    <w:rsid w:val="006A4BE4"/>
    <w:rsid w:val="006A4E98"/>
    <w:rsid w:val="006A52CF"/>
    <w:rsid w:val="006A6F8C"/>
    <w:rsid w:val="006A73C0"/>
    <w:rsid w:val="006B0437"/>
    <w:rsid w:val="006B5408"/>
    <w:rsid w:val="006C2F0E"/>
    <w:rsid w:val="006C3861"/>
    <w:rsid w:val="006C66BA"/>
    <w:rsid w:val="006C6C7B"/>
    <w:rsid w:val="006D1C2E"/>
    <w:rsid w:val="006D5009"/>
    <w:rsid w:val="006D5B20"/>
    <w:rsid w:val="006D6BD6"/>
    <w:rsid w:val="006E046E"/>
    <w:rsid w:val="006E41B0"/>
    <w:rsid w:val="006E4E29"/>
    <w:rsid w:val="006E530E"/>
    <w:rsid w:val="006E6345"/>
    <w:rsid w:val="006F0B45"/>
    <w:rsid w:val="006F3C64"/>
    <w:rsid w:val="006F4701"/>
    <w:rsid w:val="006F7A8C"/>
    <w:rsid w:val="006F7E45"/>
    <w:rsid w:val="00702D19"/>
    <w:rsid w:val="0071153F"/>
    <w:rsid w:val="007157D3"/>
    <w:rsid w:val="007165B3"/>
    <w:rsid w:val="00717B92"/>
    <w:rsid w:val="007200C3"/>
    <w:rsid w:val="00720704"/>
    <w:rsid w:val="00721757"/>
    <w:rsid w:val="00722EAE"/>
    <w:rsid w:val="00725247"/>
    <w:rsid w:val="0072530F"/>
    <w:rsid w:val="007256FD"/>
    <w:rsid w:val="00727084"/>
    <w:rsid w:val="00730E58"/>
    <w:rsid w:val="0073211F"/>
    <w:rsid w:val="00734BD8"/>
    <w:rsid w:val="007413C9"/>
    <w:rsid w:val="00742BCA"/>
    <w:rsid w:val="0074373B"/>
    <w:rsid w:val="00752080"/>
    <w:rsid w:val="00752284"/>
    <w:rsid w:val="00754B28"/>
    <w:rsid w:val="00757296"/>
    <w:rsid w:val="00757352"/>
    <w:rsid w:val="00760081"/>
    <w:rsid w:val="00760489"/>
    <w:rsid w:val="00761678"/>
    <w:rsid w:val="007626AB"/>
    <w:rsid w:val="00762FA8"/>
    <w:rsid w:val="00764B74"/>
    <w:rsid w:val="00766E7F"/>
    <w:rsid w:val="0077188A"/>
    <w:rsid w:val="00772BC3"/>
    <w:rsid w:val="00776103"/>
    <w:rsid w:val="00776EEE"/>
    <w:rsid w:val="00781599"/>
    <w:rsid w:val="0078248C"/>
    <w:rsid w:val="00782D9E"/>
    <w:rsid w:val="0078373D"/>
    <w:rsid w:val="00784C3C"/>
    <w:rsid w:val="0079211C"/>
    <w:rsid w:val="007A21BC"/>
    <w:rsid w:val="007A2918"/>
    <w:rsid w:val="007A7B23"/>
    <w:rsid w:val="007B5134"/>
    <w:rsid w:val="007B73F2"/>
    <w:rsid w:val="007C14B2"/>
    <w:rsid w:val="007C2052"/>
    <w:rsid w:val="007D431F"/>
    <w:rsid w:val="007D46EF"/>
    <w:rsid w:val="007E070B"/>
    <w:rsid w:val="007E19B4"/>
    <w:rsid w:val="007E2CE0"/>
    <w:rsid w:val="007E35FE"/>
    <w:rsid w:val="007F2586"/>
    <w:rsid w:val="007F2A6E"/>
    <w:rsid w:val="007F2DBF"/>
    <w:rsid w:val="007F3109"/>
    <w:rsid w:val="007F3426"/>
    <w:rsid w:val="007F681B"/>
    <w:rsid w:val="00800566"/>
    <w:rsid w:val="008044EC"/>
    <w:rsid w:val="0080697E"/>
    <w:rsid w:val="008222A9"/>
    <w:rsid w:val="00822D4C"/>
    <w:rsid w:val="00824668"/>
    <w:rsid w:val="00824CEE"/>
    <w:rsid w:val="008304AE"/>
    <w:rsid w:val="0083239B"/>
    <w:rsid w:val="008332DA"/>
    <w:rsid w:val="00840CA1"/>
    <w:rsid w:val="00843614"/>
    <w:rsid w:val="008443F2"/>
    <w:rsid w:val="008450A7"/>
    <w:rsid w:val="00847FEF"/>
    <w:rsid w:val="00852000"/>
    <w:rsid w:val="0085230B"/>
    <w:rsid w:val="00855C19"/>
    <w:rsid w:val="00856E50"/>
    <w:rsid w:val="00856F8C"/>
    <w:rsid w:val="008630CA"/>
    <w:rsid w:val="00865217"/>
    <w:rsid w:val="00874CB6"/>
    <w:rsid w:val="00881A04"/>
    <w:rsid w:val="00884400"/>
    <w:rsid w:val="00884E27"/>
    <w:rsid w:val="008850D0"/>
    <w:rsid w:val="00886065"/>
    <w:rsid w:val="008907E8"/>
    <w:rsid w:val="00891960"/>
    <w:rsid w:val="008950EC"/>
    <w:rsid w:val="0089726F"/>
    <w:rsid w:val="008A10F1"/>
    <w:rsid w:val="008A592F"/>
    <w:rsid w:val="008A5EDE"/>
    <w:rsid w:val="008A6639"/>
    <w:rsid w:val="008A6A07"/>
    <w:rsid w:val="008A6E1D"/>
    <w:rsid w:val="008B13F5"/>
    <w:rsid w:val="008B33A1"/>
    <w:rsid w:val="008B471D"/>
    <w:rsid w:val="008B4B37"/>
    <w:rsid w:val="008C0F2C"/>
    <w:rsid w:val="008C1B13"/>
    <w:rsid w:val="008C2E0F"/>
    <w:rsid w:val="008C2E44"/>
    <w:rsid w:val="008C532F"/>
    <w:rsid w:val="008C5DF1"/>
    <w:rsid w:val="008D1D0F"/>
    <w:rsid w:val="008D2531"/>
    <w:rsid w:val="008D39F4"/>
    <w:rsid w:val="008D4B69"/>
    <w:rsid w:val="008E0ECA"/>
    <w:rsid w:val="008E248A"/>
    <w:rsid w:val="008E2537"/>
    <w:rsid w:val="008E2560"/>
    <w:rsid w:val="008E2EA3"/>
    <w:rsid w:val="008E2F6D"/>
    <w:rsid w:val="008E394F"/>
    <w:rsid w:val="008E3A3C"/>
    <w:rsid w:val="008F0A52"/>
    <w:rsid w:val="008F0AC8"/>
    <w:rsid w:val="008F3351"/>
    <w:rsid w:val="008F3894"/>
    <w:rsid w:val="008F58F4"/>
    <w:rsid w:val="009002B5"/>
    <w:rsid w:val="009004BA"/>
    <w:rsid w:val="009004D5"/>
    <w:rsid w:val="00901653"/>
    <w:rsid w:val="00901A19"/>
    <w:rsid w:val="00901F38"/>
    <w:rsid w:val="00906B94"/>
    <w:rsid w:val="00906C0A"/>
    <w:rsid w:val="00910E28"/>
    <w:rsid w:val="009117B2"/>
    <w:rsid w:val="0091209B"/>
    <w:rsid w:val="00913376"/>
    <w:rsid w:val="009136D4"/>
    <w:rsid w:val="00914428"/>
    <w:rsid w:val="00915BB8"/>
    <w:rsid w:val="00915DFF"/>
    <w:rsid w:val="009172D7"/>
    <w:rsid w:val="00921D1A"/>
    <w:rsid w:val="00922A39"/>
    <w:rsid w:val="00926EF1"/>
    <w:rsid w:val="0093154E"/>
    <w:rsid w:val="00933E44"/>
    <w:rsid w:val="0093448E"/>
    <w:rsid w:val="009371FD"/>
    <w:rsid w:val="00941D52"/>
    <w:rsid w:val="00942A54"/>
    <w:rsid w:val="0094449B"/>
    <w:rsid w:val="0095529C"/>
    <w:rsid w:val="00955BDB"/>
    <w:rsid w:val="0095673B"/>
    <w:rsid w:val="00961E0F"/>
    <w:rsid w:val="00962A04"/>
    <w:rsid w:val="00966296"/>
    <w:rsid w:val="00966307"/>
    <w:rsid w:val="00967524"/>
    <w:rsid w:val="009709B7"/>
    <w:rsid w:val="00972272"/>
    <w:rsid w:val="009728BA"/>
    <w:rsid w:val="00976EB9"/>
    <w:rsid w:val="00977899"/>
    <w:rsid w:val="00977F1E"/>
    <w:rsid w:val="00981EA4"/>
    <w:rsid w:val="00982A0A"/>
    <w:rsid w:val="00982D4E"/>
    <w:rsid w:val="00986A84"/>
    <w:rsid w:val="00990F08"/>
    <w:rsid w:val="00991368"/>
    <w:rsid w:val="00992A1F"/>
    <w:rsid w:val="009954F6"/>
    <w:rsid w:val="009971BD"/>
    <w:rsid w:val="009A0CBF"/>
    <w:rsid w:val="009A213F"/>
    <w:rsid w:val="009A2981"/>
    <w:rsid w:val="009A57F1"/>
    <w:rsid w:val="009A600F"/>
    <w:rsid w:val="009A6E01"/>
    <w:rsid w:val="009B092F"/>
    <w:rsid w:val="009B1E49"/>
    <w:rsid w:val="009B41B9"/>
    <w:rsid w:val="009B51B9"/>
    <w:rsid w:val="009B531D"/>
    <w:rsid w:val="009B5938"/>
    <w:rsid w:val="009B5BD0"/>
    <w:rsid w:val="009B62E5"/>
    <w:rsid w:val="009C1985"/>
    <w:rsid w:val="009C4FF8"/>
    <w:rsid w:val="009C5292"/>
    <w:rsid w:val="009C752C"/>
    <w:rsid w:val="009C7AB2"/>
    <w:rsid w:val="009D0C9B"/>
    <w:rsid w:val="009D2F38"/>
    <w:rsid w:val="009D45EA"/>
    <w:rsid w:val="009D55A0"/>
    <w:rsid w:val="009E06F3"/>
    <w:rsid w:val="009E2EDB"/>
    <w:rsid w:val="009E335A"/>
    <w:rsid w:val="009F3A06"/>
    <w:rsid w:val="009F5C3F"/>
    <w:rsid w:val="009F6C8D"/>
    <w:rsid w:val="00A02190"/>
    <w:rsid w:val="00A042EF"/>
    <w:rsid w:val="00A04A66"/>
    <w:rsid w:val="00A10206"/>
    <w:rsid w:val="00A1613A"/>
    <w:rsid w:val="00A228C7"/>
    <w:rsid w:val="00A258AD"/>
    <w:rsid w:val="00A27D3E"/>
    <w:rsid w:val="00A30C4B"/>
    <w:rsid w:val="00A32580"/>
    <w:rsid w:val="00A33327"/>
    <w:rsid w:val="00A40F60"/>
    <w:rsid w:val="00A41053"/>
    <w:rsid w:val="00A4615A"/>
    <w:rsid w:val="00A47FE9"/>
    <w:rsid w:val="00A525F2"/>
    <w:rsid w:val="00A542EE"/>
    <w:rsid w:val="00A55F9A"/>
    <w:rsid w:val="00A619CD"/>
    <w:rsid w:val="00A64DBE"/>
    <w:rsid w:val="00A701E5"/>
    <w:rsid w:val="00A70A38"/>
    <w:rsid w:val="00A71586"/>
    <w:rsid w:val="00A716FC"/>
    <w:rsid w:val="00A73275"/>
    <w:rsid w:val="00A74464"/>
    <w:rsid w:val="00A7625C"/>
    <w:rsid w:val="00A80D37"/>
    <w:rsid w:val="00A836C2"/>
    <w:rsid w:val="00A85138"/>
    <w:rsid w:val="00A85190"/>
    <w:rsid w:val="00A9174A"/>
    <w:rsid w:val="00A918F6"/>
    <w:rsid w:val="00A96A11"/>
    <w:rsid w:val="00AA327D"/>
    <w:rsid w:val="00AA4887"/>
    <w:rsid w:val="00AB154A"/>
    <w:rsid w:val="00AB7C9D"/>
    <w:rsid w:val="00AC2998"/>
    <w:rsid w:val="00AC3C84"/>
    <w:rsid w:val="00AC54F0"/>
    <w:rsid w:val="00AC782D"/>
    <w:rsid w:val="00AD24D5"/>
    <w:rsid w:val="00AD35EF"/>
    <w:rsid w:val="00AD65F9"/>
    <w:rsid w:val="00AD6823"/>
    <w:rsid w:val="00AE19FC"/>
    <w:rsid w:val="00AE512A"/>
    <w:rsid w:val="00AE6FDC"/>
    <w:rsid w:val="00AE744D"/>
    <w:rsid w:val="00AE7739"/>
    <w:rsid w:val="00AF1220"/>
    <w:rsid w:val="00AF1ABA"/>
    <w:rsid w:val="00AF5D2B"/>
    <w:rsid w:val="00AF610B"/>
    <w:rsid w:val="00B01359"/>
    <w:rsid w:val="00B03B4C"/>
    <w:rsid w:val="00B04D6D"/>
    <w:rsid w:val="00B069B1"/>
    <w:rsid w:val="00B10CEE"/>
    <w:rsid w:val="00B116B5"/>
    <w:rsid w:val="00B154CB"/>
    <w:rsid w:val="00B238CE"/>
    <w:rsid w:val="00B25597"/>
    <w:rsid w:val="00B326A1"/>
    <w:rsid w:val="00B32C1A"/>
    <w:rsid w:val="00B341BE"/>
    <w:rsid w:val="00B34A9D"/>
    <w:rsid w:val="00B3708C"/>
    <w:rsid w:val="00B4189D"/>
    <w:rsid w:val="00B41A9C"/>
    <w:rsid w:val="00B41B64"/>
    <w:rsid w:val="00B47761"/>
    <w:rsid w:val="00B52432"/>
    <w:rsid w:val="00B54B4E"/>
    <w:rsid w:val="00B57D31"/>
    <w:rsid w:val="00B615A2"/>
    <w:rsid w:val="00B629ED"/>
    <w:rsid w:val="00B6414C"/>
    <w:rsid w:val="00B641F3"/>
    <w:rsid w:val="00B66B9F"/>
    <w:rsid w:val="00B67DBC"/>
    <w:rsid w:val="00B7178D"/>
    <w:rsid w:val="00B72DF7"/>
    <w:rsid w:val="00B73A84"/>
    <w:rsid w:val="00B74030"/>
    <w:rsid w:val="00B75CEC"/>
    <w:rsid w:val="00B77D9A"/>
    <w:rsid w:val="00B804EB"/>
    <w:rsid w:val="00B80841"/>
    <w:rsid w:val="00B8087A"/>
    <w:rsid w:val="00B830DB"/>
    <w:rsid w:val="00B93D89"/>
    <w:rsid w:val="00B95690"/>
    <w:rsid w:val="00BA138E"/>
    <w:rsid w:val="00BA4ECB"/>
    <w:rsid w:val="00BA75D6"/>
    <w:rsid w:val="00BA7FF0"/>
    <w:rsid w:val="00BB390A"/>
    <w:rsid w:val="00BB3AE0"/>
    <w:rsid w:val="00BB4A99"/>
    <w:rsid w:val="00BB5FAA"/>
    <w:rsid w:val="00BB682E"/>
    <w:rsid w:val="00BC2ED8"/>
    <w:rsid w:val="00BC7190"/>
    <w:rsid w:val="00BC79FE"/>
    <w:rsid w:val="00BC7CE7"/>
    <w:rsid w:val="00BC7EB4"/>
    <w:rsid w:val="00BD5C93"/>
    <w:rsid w:val="00BE45AF"/>
    <w:rsid w:val="00BE496C"/>
    <w:rsid w:val="00BF2ACF"/>
    <w:rsid w:val="00BF491E"/>
    <w:rsid w:val="00BF7463"/>
    <w:rsid w:val="00C0059C"/>
    <w:rsid w:val="00C03891"/>
    <w:rsid w:val="00C0726A"/>
    <w:rsid w:val="00C1150A"/>
    <w:rsid w:val="00C1562D"/>
    <w:rsid w:val="00C166C0"/>
    <w:rsid w:val="00C20F36"/>
    <w:rsid w:val="00C2111F"/>
    <w:rsid w:val="00C24DFE"/>
    <w:rsid w:val="00C24FEA"/>
    <w:rsid w:val="00C303AE"/>
    <w:rsid w:val="00C31230"/>
    <w:rsid w:val="00C315AE"/>
    <w:rsid w:val="00C33180"/>
    <w:rsid w:val="00C37307"/>
    <w:rsid w:val="00C40C18"/>
    <w:rsid w:val="00C423E8"/>
    <w:rsid w:val="00C4442F"/>
    <w:rsid w:val="00C44F06"/>
    <w:rsid w:val="00C45633"/>
    <w:rsid w:val="00C531E8"/>
    <w:rsid w:val="00C536C5"/>
    <w:rsid w:val="00C548F6"/>
    <w:rsid w:val="00C55BF4"/>
    <w:rsid w:val="00C55BFF"/>
    <w:rsid w:val="00C5709E"/>
    <w:rsid w:val="00C6087D"/>
    <w:rsid w:val="00C701E8"/>
    <w:rsid w:val="00C71127"/>
    <w:rsid w:val="00C742C7"/>
    <w:rsid w:val="00C75BD7"/>
    <w:rsid w:val="00C767E5"/>
    <w:rsid w:val="00C8422A"/>
    <w:rsid w:val="00C87002"/>
    <w:rsid w:val="00C90201"/>
    <w:rsid w:val="00C9088A"/>
    <w:rsid w:val="00C9552E"/>
    <w:rsid w:val="00CB16C2"/>
    <w:rsid w:val="00CB632B"/>
    <w:rsid w:val="00CC10C0"/>
    <w:rsid w:val="00CC2731"/>
    <w:rsid w:val="00CC3808"/>
    <w:rsid w:val="00CC3FC8"/>
    <w:rsid w:val="00CC6C17"/>
    <w:rsid w:val="00CC7641"/>
    <w:rsid w:val="00CC7D11"/>
    <w:rsid w:val="00CC7F19"/>
    <w:rsid w:val="00CD2E8F"/>
    <w:rsid w:val="00CD4EA5"/>
    <w:rsid w:val="00CD5B8B"/>
    <w:rsid w:val="00CD7315"/>
    <w:rsid w:val="00CE282C"/>
    <w:rsid w:val="00CE6725"/>
    <w:rsid w:val="00CE728F"/>
    <w:rsid w:val="00CE736A"/>
    <w:rsid w:val="00CE7A43"/>
    <w:rsid w:val="00CF196F"/>
    <w:rsid w:val="00CF3EF4"/>
    <w:rsid w:val="00CF4A3C"/>
    <w:rsid w:val="00D03A15"/>
    <w:rsid w:val="00D07CB0"/>
    <w:rsid w:val="00D103D3"/>
    <w:rsid w:val="00D1047B"/>
    <w:rsid w:val="00D1143A"/>
    <w:rsid w:val="00D1255A"/>
    <w:rsid w:val="00D16AF8"/>
    <w:rsid w:val="00D227C1"/>
    <w:rsid w:val="00D24412"/>
    <w:rsid w:val="00D2719E"/>
    <w:rsid w:val="00D27A22"/>
    <w:rsid w:val="00D3124D"/>
    <w:rsid w:val="00D31B91"/>
    <w:rsid w:val="00D31BFF"/>
    <w:rsid w:val="00D36EB2"/>
    <w:rsid w:val="00D37E55"/>
    <w:rsid w:val="00D400B4"/>
    <w:rsid w:val="00D52012"/>
    <w:rsid w:val="00D5201E"/>
    <w:rsid w:val="00D52F72"/>
    <w:rsid w:val="00D55C77"/>
    <w:rsid w:val="00D576A6"/>
    <w:rsid w:val="00D578E3"/>
    <w:rsid w:val="00D60BFA"/>
    <w:rsid w:val="00D61B4F"/>
    <w:rsid w:val="00D6215A"/>
    <w:rsid w:val="00D624AF"/>
    <w:rsid w:val="00D6342A"/>
    <w:rsid w:val="00D651AA"/>
    <w:rsid w:val="00D7009A"/>
    <w:rsid w:val="00D70773"/>
    <w:rsid w:val="00D709CB"/>
    <w:rsid w:val="00D70FF2"/>
    <w:rsid w:val="00D732F1"/>
    <w:rsid w:val="00D777FC"/>
    <w:rsid w:val="00D80733"/>
    <w:rsid w:val="00D830C6"/>
    <w:rsid w:val="00D83817"/>
    <w:rsid w:val="00D851AB"/>
    <w:rsid w:val="00D866B7"/>
    <w:rsid w:val="00D872FA"/>
    <w:rsid w:val="00D906B3"/>
    <w:rsid w:val="00D964B3"/>
    <w:rsid w:val="00DA0225"/>
    <w:rsid w:val="00DA0867"/>
    <w:rsid w:val="00DA12C7"/>
    <w:rsid w:val="00DA3290"/>
    <w:rsid w:val="00DA5885"/>
    <w:rsid w:val="00DA6413"/>
    <w:rsid w:val="00DA707D"/>
    <w:rsid w:val="00DB3783"/>
    <w:rsid w:val="00DB5246"/>
    <w:rsid w:val="00DB72AE"/>
    <w:rsid w:val="00DC1AD8"/>
    <w:rsid w:val="00DC2A1E"/>
    <w:rsid w:val="00DC303C"/>
    <w:rsid w:val="00DC3995"/>
    <w:rsid w:val="00DC47DA"/>
    <w:rsid w:val="00DC4C7E"/>
    <w:rsid w:val="00DC5E8A"/>
    <w:rsid w:val="00DC72BD"/>
    <w:rsid w:val="00DD5173"/>
    <w:rsid w:val="00DD5CBC"/>
    <w:rsid w:val="00DD5F44"/>
    <w:rsid w:val="00DE08FC"/>
    <w:rsid w:val="00DE27C8"/>
    <w:rsid w:val="00DE2E84"/>
    <w:rsid w:val="00DE514F"/>
    <w:rsid w:val="00DE568A"/>
    <w:rsid w:val="00DE61FE"/>
    <w:rsid w:val="00DE6C90"/>
    <w:rsid w:val="00DF12D3"/>
    <w:rsid w:val="00DF1F56"/>
    <w:rsid w:val="00E0543A"/>
    <w:rsid w:val="00E06735"/>
    <w:rsid w:val="00E070F7"/>
    <w:rsid w:val="00E104DB"/>
    <w:rsid w:val="00E115E6"/>
    <w:rsid w:val="00E126B1"/>
    <w:rsid w:val="00E13931"/>
    <w:rsid w:val="00E15E92"/>
    <w:rsid w:val="00E1624F"/>
    <w:rsid w:val="00E2084C"/>
    <w:rsid w:val="00E20A95"/>
    <w:rsid w:val="00E25DFF"/>
    <w:rsid w:val="00E27CC0"/>
    <w:rsid w:val="00E32AEA"/>
    <w:rsid w:val="00E32C4C"/>
    <w:rsid w:val="00E33EED"/>
    <w:rsid w:val="00E341D2"/>
    <w:rsid w:val="00E35A9B"/>
    <w:rsid w:val="00E35B8E"/>
    <w:rsid w:val="00E35F39"/>
    <w:rsid w:val="00E4002D"/>
    <w:rsid w:val="00E43F69"/>
    <w:rsid w:val="00E4476C"/>
    <w:rsid w:val="00E44ACB"/>
    <w:rsid w:val="00E453F6"/>
    <w:rsid w:val="00E459BA"/>
    <w:rsid w:val="00E529E4"/>
    <w:rsid w:val="00E53479"/>
    <w:rsid w:val="00E5382B"/>
    <w:rsid w:val="00E556D3"/>
    <w:rsid w:val="00E565F8"/>
    <w:rsid w:val="00E569E4"/>
    <w:rsid w:val="00E56BA7"/>
    <w:rsid w:val="00E64CAF"/>
    <w:rsid w:val="00E64D1B"/>
    <w:rsid w:val="00E678A3"/>
    <w:rsid w:val="00E747B0"/>
    <w:rsid w:val="00E852D3"/>
    <w:rsid w:val="00E916A7"/>
    <w:rsid w:val="00E918C7"/>
    <w:rsid w:val="00E91A71"/>
    <w:rsid w:val="00E93547"/>
    <w:rsid w:val="00E942E4"/>
    <w:rsid w:val="00EA03FA"/>
    <w:rsid w:val="00EA137C"/>
    <w:rsid w:val="00EA262C"/>
    <w:rsid w:val="00EA38D3"/>
    <w:rsid w:val="00EA3E34"/>
    <w:rsid w:val="00EA71EE"/>
    <w:rsid w:val="00EB0B0A"/>
    <w:rsid w:val="00EB1087"/>
    <w:rsid w:val="00EB2D60"/>
    <w:rsid w:val="00EB5E1D"/>
    <w:rsid w:val="00EB728E"/>
    <w:rsid w:val="00EC0E67"/>
    <w:rsid w:val="00EC370C"/>
    <w:rsid w:val="00EC3A12"/>
    <w:rsid w:val="00EC4942"/>
    <w:rsid w:val="00EC6AE5"/>
    <w:rsid w:val="00ED0303"/>
    <w:rsid w:val="00ED0D59"/>
    <w:rsid w:val="00ED7A42"/>
    <w:rsid w:val="00EE627B"/>
    <w:rsid w:val="00EE6694"/>
    <w:rsid w:val="00EF14FD"/>
    <w:rsid w:val="00EF1559"/>
    <w:rsid w:val="00F0038C"/>
    <w:rsid w:val="00F05AE8"/>
    <w:rsid w:val="00F073F0"/>
    <w:rsid w:val="00F07401"/>
    <w:rsid w:val="00F101F8"/>
    <w:rsid w:val="00F13F8D"/>
    <w:rsid w:val="00F149DF"/>
    <w:rsid w:val="00F162D4"/>
    <w:rsid w:val="00F16C6E"/>
    <w:rsid w:val="00F2182B"/>
    <w:rsid w:val="00F22A64"/>
    <w:rsid w:val="00F22C93"/>
    <w:rsid w:val="00F22F17"/>
    <w:rsid w:val="00F2690B"/>
    <w:rsid w:val="00F27B68"/>
    <w:rsid w:val="00F33DCC"/>
    <w:rsid w:val="00F34768"/>
    <w:rsid w:val="00F36466"/>
    <w:rsid w:val="00F37C82"/>
    <w:rsid w:val="00F41624"/>
    <w:rsid w:val="00F41BDC"/>
    <w:rsid w:val="00F4321E"/>
    <w:rsid w:val="00F539A4"/>
    <w:rsid w:val="00F54012"/>
    <w:rsid w:val="00F54C13"/>
    <w:rsid w:val="00F55950"/>
    <w:rsid w:val="00F62443"/>
    <w:rsid w:val="00F63907"/>
    <w:rsid w:val="00F63D6A"/>
    <w:rsid w:val="00F64779"/>
    <w:rsid w:val="00F82492"/>
    <w:rsid w:val="00F8554A"/>
    <w:rsid w:val="00F85DCF"/>
    <w:rsid w:val="00F86598"/>
    <w:rsid w:val="00F87005"/>
    <w:rsid w:val="00F90A86"/>
    <w:rsid w:val="00F90B4C"/>
    <w:rsid w:val="00F924D3"/>
    <w:rsid w:val="00F93026"/>
    <w:rsid w:val="00FB0FFB"/>
    <w:rsid w:val="00FB18EF"/>
    <w:rsid w:val="00FB19EF"/>
    <w:rsid w:val="00FB4828"/>
    <w:rsid w:val="00FB6678"/>
    <w:rsid w:val="00FB6BA8"/>
    <w:rsid w:val="00FB7240"/>
    <w:rsid w:val="00FC2FBD"/>
    <w:rsid w:val="00FC4FFE"/>
    <w:rsid w:val="00FC6246"/>
    <w:rsid w:val="00FC62AC"/>
    <w:rsid w:val="00FD1F15"/>
    <w:rsid w:val="00FD71A6"/>
    <w:rsid w:val="00FE25A9"/>
    <w:rsid w:val="00FE4159"/>
    <w:rsid w:val="00FE4270"/>
    <w:rsid w:val="00FE4FEE"/>
    <w:rsid w:val="00FE6FFD"/>
    <w:rsid w:val="00FE7D9B"/>
    <w:rsid w:val="00FF234A"/>
    <w:rsid w:val="00FF5000"/>
    <w:rsid w:val="00FF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1603FB81"/>
  <w15:chartTrackingRefBased/>
  <w15:docId w15:val="{FD958B1F-803B-4421-92A4-5028D618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5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4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4E29"/>
    <w:rPr>
      <w:color w:val="808080"/>
    </w:rPr>
  </w:style>
  <w:style w:type="paragraph" w:customStyle="1" w:styleId="FirstParagraph">
    <w:name w:val="First Paragraph"/>
    <w:basedOn w:val="BodyText"/>
    <w:next w:val="BodyText"/>
    <w:qFormat/>
    <w:rsid w:val="00E32AEA"/>
    <w:pPr>
      <w:spacing w:before="180" w:after="180" w:line="240" w:lineRule="auto"/>
    </w:pPr>
    <w:rPr>
      <w:sz w:val="24"/>
      <w:szCs w:val="24"/>
      <w:lang w:val="en-US"/>
    </w:rPr>
  </w:style>
  <w:style w:type="paragraph" w:customStyle="1" w:styleId="Compact">
    <w:name w:val="Compact"/>
    <w:basedOn w:val="BodyText"/>
    <w:qFormat/>
    <w:rsid w:val="00E32AEA"/>
    <w:pPr>
      <w:spacing w:before="36" w:after="36" w:line="240" w:lineRule="auto"/>
    </w:pPr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E32AEA"/>
    <w:pPr>
      <w:spacing w:after="200" w:line="240" w:lineRule="auto"/>
    </w:pPr>
    <w:rPr>
      <w:sz w:val="24"/>
      <w:szCs w:val="24"/>
      <w:lang w:val="en-US" w:eastAsia="nl-N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32A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32AEA"/>
  </w:style>
  <w:style w:type="character" w:styleId="CommentReference">
    <w:name w:val="annotation reference"/>
    <w:basedOn w:val="DefaultParagraphFont"/>
    <w:uiPriority w:val="99"/>
    <w:semiHidden/>
    <w:unhideWhenUsed/>
    <w:rsid w:val="008F3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F38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F38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3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38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89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66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56424\AppData\Local\Temp\Templafy\WordVsto\x0ohstg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],"transformationConfigurations":[],"isBaseTemplate":false,"templateName":"blankdocument","templateDescription":"","enableDocumentContentUpdater":false,"version":"2.0"}]]></TemplafyTemplateConfiguration>
</file>

<file path=customXml/item2.xml><?xml version="1.0" encoding="utf-8"?>
<TemplafyFormConfiguration><![CDATA[{"formFields":[],"formDataEntries":[]}]]></TemplafyFormConfigur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BFF8B-C29C-4A2A-97A3-738A635A3284}">
  <ds:schemaRefs/>
</ds:datastoreItem>
</file>

<file path=customXml/itemProps2.xml><?xml version="1.0" encoding="utf-8"?>
<ds:datastoreItem xmlns:ds="http://schemas.openxmlformats.org/officeDocument/2006/customXml" ds:itemID="{57971C6D-3F3B-44A4-A545-8AEBE2C73372}">
  <ds:schemaRefs/>
</ds:datastoreItem>
</file>

<file path=customXml/itemProps3.xml><?xml version="1.0" encoding="utf-8"?>
<ds:datastoreItem xmlns:ds="http://schemas.openxmlformats.org/officeDocument/2006/customXml" ds:itemID="{59A1648F-A15A-4F1C-9C15-821DF9DFE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x0ohstg1.dotx</Template>
  <TotalTime>4997</TotalTime>
  <Pages>17</Pages>
  <Words>2800</Words>
  <Characters>15406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C.H.M. Maas</dc:creator>
  <cp:keywords/>
  <dc:description/>
  <cp:lastModifiedBy>Carolien Maas</cp:lastModifiedBy>
  <cp:revision>1107</cp:revision>
  <dcterms:created xsi:type="dcterms:W3CDTF">2021-12-24T16:11:00Z</dcterms:created>
  <dcterms:modified xsi:type="dcterms:W3CDTF">2022-06-20T12:14:00Z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erasmusmc</vt:lpwstr>
  </property>
  <property fmtid="{D5CDD505-2E9C-101B-9397-08002B2CF9AE}" pid="3" name="TemplafyTemplateId">
    <vt:lpwstr>637558934950724457</vt:lpwstr>
  </property>
  <property fmtid="{D5CDD505-2E9C-101B-9397-08002B2CF9AE}" pid="4" name="TemplafyUserProfileId">
    <vt:lpwstr>637737739487373152</vt:lpwstr>
  </property>
  <property fmtid="{D5CDD505-2E9C-101B-9397-08002B2CF9AE}" pid="5" name="TemplafyFromBlank">
    <vt:bool>true</vt:bool>
  </property>
</Properties>
</file>